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56A01" w14:textId="77777777" w:rsidR="00AB3F0E" w:rsidRPr="00AB3F0E" w:rsidRDefault="00AB3F0E" w:rsidP="00AB3F0E">
      <w:pPr>
        <w:jc w:val="center"/>
        <w:rPr>
          <w:b/>
          <w:bCs/>
        </w:rPr>
      </w:pPr>
      <w:bookmarkStart w:id="0" w:name="_Hlk220005084"/>
      <w:bookmarkEnd w:id="0"/>
      <w:r w:rsidRPr="00AB3F0E">
        <w:rPr>
          <w:b/>
          <w:bCs/>
        </w:rPr>
        <w:t>Практическая работа 6</w:t>
      </w:r>
    </w:p>
    <w:p w14:paraId="16407E89" w14:textId="77777777" w:rsidR="00AB3F0E" w:rsidRPr="00AB3F0E" w:rsidRDefault="00AB3F0E" w:rsidP="00AB3F0E">
      <w:pPr>
        <w:jc w:val="center"/>
        <w:rPr>
          <w:b/>
          <w:bCs/>
        </w:rPr>
      </w:pPr>
      <w:r w:rsidRPr="00AB3F0E">
        <w:rPr>
          <w:b/>
          <w:bCs/>
        </w:rPr>
        <w:t>Тема: «Достоверность информационных систем»</w:t>
      </w:r>
    </w:p>
    <w:p w14:paraId="4342FCE6" w14:textId="77777777" w:rsidR="00AB3F0E" w:rsidRPr="00AB3F0E" w:rsidRDefault="00AB3F0E" w:rsidP="00AB3F0E"/>
    <w:p w14:paraId="7BECE70E" w14:textId="77777777" w:rsidR="00AB3F0E" w:rsidRPr="00AB3F0E" w:rsidRDefault="00AB3F0E" w:rsidP="00AB3F0E">
      <w:r w:rsidRPr="00AB3F0E">
        <w:rPr>
          <w:b/>
          <w:bCs/>
        </w:rPr>
        <w:t>Цель:</w:t>
      </w:r>
      <w:r w:rsidRPr="00AB3F0E">
        <w:t xml:space="preserve"> освоение методов обеспечения и контроля качества программного обеспечения на практике путем разработки тестируемого приложения сетевого терминала с применением принципов модульного тестирования, контроля ошибок и пользовательского тестирования.</w:t>
      </w:r>
    </w:p>
    <w:p w14:paraId="4A690CAE" w14:textId="77777777" w:rsidR="00AB3F0E" w:rsidRPr="00AB3F0E" w:rsidRDefault="00AB3F0E" w:rsidP="00AB3F0E"/>
    <w:p w14:paraId="3B184E25" w14:textId="478CB9AB" w:rsidR="00AB3F0E" w:rsidRDefault="00AB3F0E" w:rsidP="00AB3F0E">
      <w:pPr>
        <w:jc w:val="center"/>
        <w:rPr>
          <w:b/>
          <w:bCs/>
        </w:rPr>
      </w:pPr>
      <w:r w:rsidRPr="00AB3F0E">
        <w:rPr>
          <w:b/>
          <w:bCs/>
        </w:rPr>
        <w:t>Ход работы</w:t>
      </w:r>
    </w:p>
    <w:p w14:paraId="7CBBA943" w14:textId="4AB32D32" w:rsidR="00AB3F0E" w:rsidRDefault="00AB3F0E" w:rsidP="00AB3F0E">
      <w:r>
        <w:t>1. Скриншоты выполненных заданий</w:t>
      </w:r>
    </w:p>
    <w:p w14:paraId="7FCF7DBA" w14:textId="75705791" w:rsidR="00AB3F0E" w:rsidRDefault="00AB3F0E" w:rsidP="00AB3F0E">
      <w:pPr>
        <w:jc w:val="center"/>
      </w:pPr>
      <w:r w:rsidRPr="00AB3F0E">
        <w:rPr>
          <w:noProof/>
        </w:rPr>
        <w:drawing>
          <wp:inline distT="0" distB="0" distL="0" distR="0" wp14:anchorId="71DC5041" wp14:editId="75455420">
            <wp:extent cx="5940425" cy="4084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A337" w14:textId="2B556A62" w:rsidR="00EF5AF2" w:rsidRDefault="00AB3F0E" w:rsidP="00AB3F0E">
      <w:pPr>
        <w:jc w:val="center"/>
        <w:rPr>
          <w:ins w:id="1" w:author="Ярослав Беседин" w:date="2026-02-26T21:35:00Z"/>
        </w:rPr>
      </w:pPr>
      <w:r>
        <w:t>Рисунок 1 – Интерфейс и функционал приложения</w:t>
      </w:r>
    </w:p>
    <w:p w14:paraId="17B1EFBE" w14:textId="184089E5" w:rsidR="00EF5AF2" w:rsidRDefault="00EF5AF2">
      <w:r>
        <w:br w:type="page"/>
      </w:r>
    </w:p>
    <w:p w14:paraId="7EF6C924" w14:textId="58E4B937" w:rsidR="00AB3F0E" w:rsidRPr="00EF5AF2" w:rsidRDefault="00EF5AF2" w:rsidP="00EF5AF2">
      <w:pPr>
        <w:jc w:val="right"/>
        <w:rPr>
          <w:lang w:val="en-US"/>
        </w:rPr>
      </w:pPr>
      <w:r>
        <w:lastRenderedPageBreak/>
        <w:t>Листинг</w:t>
      </w:r>
      <w:r w:rsidRPr="00EF5AF2">
        <w:rPr>
          <w:lang w:val="en-US"/>
        </w:rPr>
        <w:t xml:space="preserve"> </w:t>
      </w:r>
      <w:r>
        <w:t>кода</w:t>
      </w:r>
    </w:p>
    <w:p w14:paraId="59DD2AA0" w14:textId="77777777" w:rsidR="00EF5AF2" w:rsidRDefault="00EF5AF2" w:rsidP="00EF5AF2">
      <w:pPr>
        <w:rPr>
          <w:lang w:val="en-US"/>
        </w:rPr>
        <w:sectPr w:rsidR="00EF5AF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F3677B1" w14:textId="29E1E364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import </w:t>
      </w:r>
      <w:proofErr w:type="spellStart"/>
      <w:r w:rsidRPr="00EF5AF2">
        <w:rPr>
          <w:lang w:val="en-US"/>
        </w:rPr>
        <w:t>pygame</w:t>
      </w:r>
      <w:proofErr w:type="spellEnd"/>
    </w:p>
    <w:p w14:paraId="479AB60A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import math</w:t>
      </w:r>
    </w:p>
    <w:p w14:paraId="1546775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import random</w:t>
      </w:r>
    </w:p>
    <w:p w14:paraId="4B5C6EE3" w14:textId="77777777" w:rsidR="00EF5AF2" w:rsidRPr="00EF5AF2" w:rsidRDefault="00EF5AF2" w:rsidP="00EF5AF2">
      <w:pPr>
        <w:spacing w:after="0"/>
        <w:rPr>
          <w:lang w:val="en-US"/>
        </w:rPr>
      </w:pPr>
    </w:p>
    <w:p w14:paraId="3416DC1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# </w:t>
      </w:r>
      <w:r w:rsidRPr="00EF5AF2">
        <w:t>Инициализация</w:t>
      </w:r>
      <w:r w:rsidRPr="00EF5AF2">
        <w:rPr>
          <w:lang w:val="en-US"/>
        </w:rPr>
        <w:t xml:space="preserve"> </w:t>
      </w:r>
      <w:proofErr w:type="spellStart"/>
      <w:r w:rsidRPr="00EF5AF2">
        <w:rPr>
          <w:lang w:val="en-US"/>
        </w:rPr>
        <w:t>Pygame</w:t>
      </w:r>
      <w:proofErr w:type="spellEnd"/>
    </w:p>
    <w:p w14:paraId="6C06788E" w14:textId="77777777" w:rsidR="00EF5AF2" w:rsidRPr="00EF5AF2" w:rsidRDefault="00EF5AF2" w:rsidP="00EF5AF2">
      <w:pPr>
        <w:spacing w:after="0"/>
        <w:rPr>
          <w:lang w:val="en-US"/>
        </w:rPr>
      </w:pPr>
      <w:proofErr w:type="spellStart"/>
      <w:proofErr w:type="gramStart"/>
      <w:r w:rsidRPr="00EF5AF2">
        <w:rPr>
          <w:lang w:val="en-US"/>
        </w:rPr>
        <w:t>pygame.init</w:t>
      </w:r>
      <w:proofErr w:type="spellEnd"/>
      <w:proofErr w:type="gramEnd"/>
      <w:r w:rsidRPr="00EF5AF2">
        <w:rPr>
          <w:lang w:val="en-US"/>
        </w:rPr>
        <w:t>()</w:t>
      </w:r>
    </w:p>
    <w:p w14:paraId="4F4BD8BF" w14:textId="77777777" w:rsidR="00EF5AF2" w:rsidRPr="00EF5AF2" w:rsidRDefault="00EF5AF2" w:rsidP="00EF5AF2">
      <w:pPr>
        <w:spacing w:after="0"/>
        <w:rPr>
          <w:lang w:val="en-US"/>
        </w:rPr>
      </w:pPr>
    </w:p>
    <w:p w14:paraId="2BC6E64A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# </w:t>
      </w:r>
      <w:r w:rsidRPr="00EF5AF2">
        <w:t>Константы</w:t>
      </w:r>
      <w:r w:rsidRPr="00EF5AF2">
        <w:rPr>
          <w:lang w:val="en-US"/>
        </w:rPr>
        <w:t xml:space="preserve"> </w:t>
      </w:r>
      <w:r w:rsidRPr="00EF5AF2">
        <w:t>экрана</w:t>
      </w:r>
    </w:p>
    <w:p w14:paraId="087D62A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WIDTH, HEIGHT = 1200, 800</w:t>
      </w:r>
    </w:p>
    <w:p w14:paraId="4D3D616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FPS = 60</w:t>
      </w:r>
    </w:p>
    <w:p w14:paraId="46CD8421" w14:textId="77777777" w:rsidR="00EF5AF2" w:rsidRPr="00EF5AF2" w:rsidRDefault="00EF5AF2" w:rsidP="00EF5AF2">
      <w:pPr>
        <w:spacing w:after="0"/>
        <w:rPr>
          <w:lang w:val="en-US"/>
        </w:rPr>
      </w:pPr>
    </w:p>
    <w:p w14:paraId="5552C12D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# </w:t>
      </w:r>
      <w:r w:rsidRPr="00EF5AF2">
        <w:t>Цвета</w:t>
      </w:r>
    </w:p>
    <w:p w14:paraId="62C9B75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BLACK = (0, 0, 0)</w:t>
      </w:r>
    </w:p>
    <w:p w14:paraId="6F8C205B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WHITE = (255, 255, 255)</w:t>
      </w:r>
    </w:p>
    <w:p w14:paraId="6DC23E6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YELLOW = (255, 255, 0)</w:t>
      </w:r>
    </w:p>
    <w:p w14:paraId="4FE05B9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ORANGE = (255, 165, 0)</w:t>
      </w:r>
    </w:p>
    <w:p w14:paraId="6D25B06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RED = (255, 69, 0)</w:t>
      </w:r>
    </w:p>
    <w:p w14:paraId="59ED3A6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GRAY = (128, 128, 128)</w:t>
      </w:r>
    </w:p>
    <w:p w14:paraId="7CE588DB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BLUE = (65, 105, 225)</w:t>
      </w:r>
    </w:p>
    <w:p w14:paraId="0CC02FCD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GREEN = (34, 139, 34)</w:t>
      </w:r>
    </w:p>
    <w:p w14:paraId="43F670DD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BROWN = (139, 69, 19)</w:t>
      </w:r>
    </w:p>
    <w:p w14:paraId="60549A4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CYAN = (0, 255, 255)</w:t>
      </w:r>
    </w:p>
    <w:p w14:paraId="28AEDD3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DARK_BLUE = (25, 25, 112)</w:t>
      </w:r>
    </w:p>
    <w:p w14:paraId="5769A83A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GOLD = (255, 215, 0)</w:t>
      </w:r>
    </w:p>
    <w:p w14:paraId="0B678EB8" w14:textId="77777777" w:rsidR="00EF5AF2" w:rsidRPr="00EF5AF2" w:rsidRDefault="00EF5AF2" w:rsidP="00EF5AF2">
      <w:pPr>
        <w:spacing w:after="0"/>
        <w:rPr>
          <w:lang w:val="en-US"/>
        </w:rPr>
      </w:pPr>
    </w:p>
    <w:p w14:paraId="1EDACD9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class Planet:</w:t>
      </w:r>
    </w:p>
    <w:p w14:paraId="4B0CC0F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def __</w:t>
      </w:r>
      <w:proofErr w:type="spellStart"/>
      <w:r w:rsidRPr="00EF5AF2">
        <w:rPr>
          <w:lang w:val="en-US"/>
        </w:rPr>
        <w:t>init</w:t>
      </w:r>
      <w:proofErr w:type="spellEnd"/>
      <w:r w:rsidRPr="00EF5AF2">
        <w:rPr>
          <w:lang w:val="en-US"/>
        </w:rPr>
        <w:t>_</w:t>
      </w:r>
      <w:proofErr w:type="gramStart"/>
      <w:r w:rsidRPr="00EF5AF2">
        <w:rPr>
          <w:lang w:val="en-US"/>
        </w:rPr>
        <w:t>_(</w:t>
      </w:r>
      <w:proofErr w:type="gramEnd"/>
      <w:r w:rsidRPr="00EF5AF2">
        <w:rPr>
          <w:lang w:val="en-US"/>
        </w:rPr>
        <w:t xml:space="preserve">self, name, </w:t>
      </w:r>
      <w:proofErr w:type="spellStart"/>
      <w:r w:rsidRPr="00EF5AF2">
        <w:rPr>
          <w:lang w:val="en-US"/>
        </w:rPr>
        <w:t>orbit_radius</w:t>
      </w:r>
      <w:proofErr w:type="spellEnd"/>
      <w:r w:rsidRPr="00EF5AF2">
        <w:rPr>
          <w:lang w:val="en-US"/>
        </w:rPr>
        <w:t xml:space="preserve">, speed, size, color, </w:t>
      </w:r>
      <w:proofErr w:type="spellStart"/>
      <w:r w:rsidRPr="00EF5AF2">
        <w:rPr>
          <w:lang w:val="en-US"/>
        </w:rPr>
        <w:t>start_angle</w:t>
      </w:r>
      <w:proofErr w:type="spellEnd"/>
      <w:r w:rsidRPr="00EF5AF2">
        <w:rPr>
          <w:lang w:val="en-US"/>
        </w:rPr>
        <w:t xml:space="preserve">=0, </w:t>
      </w:r>
      <w:proofErr w:type="spellStart"/>
      <w:r w:rsidRPr="00EF5AF2">
        <w:rPr>
          <w:lang w:val="en-US"/>
        </w:rPr>
        <w:t>has_rings</w:t>
      </w:r>
      <w:proofErr w:type="spellEnd"/>
      <w:r w:rsidRPr="00EF5AF2">
        <w:rPr>
          <w:lang w:val="en-US"/>
        </w:rPr>
        <w:t>=False, moons=0):</w:t>
      </w:r>
    </w:p>
    <w:p w14:paraId="435296C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    self.name = name</w:t>
      </w:r>
    </w:p>
    <w:p w14:paraId="526FE14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self.orbit</w:t>
      </w:r>
      <w:proofErr w:type="gramEnd"/>
      <w:r w:rsidRPr="00EF5AF2">
        <w:rPr>
          <w:lang w:val="en-US"/>
        </w:rPr>
        <w:t>_radius</w:t>
      </w:r>
      <w:proofErr w:type="spell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orbit_radius</w:t>
      </w:r>
      <w:proofErr w:type="spellEnd"/>
      <w:r w:rsidRPr="00EF5AF2">
        <w:rPr>
          <w:lang w:val="en-US"/>
        </w:rPr>
        <w:t xml:space="preserve">  # </w:t>
      </w:r>
      <w:r w:rsidRPr="00EF5AF2">
        <w:t>Относительный</w:t>
      </w:r>
      <w:r w:rsidRPr="00EF5AF2">
        <w:rPr>
          <w:lang w:val="en-US"/>
        </w:rPr>
        <w:t xml:space="preserve"> </w:t>
      </w:r>
      <w:r w:rsidRPr="00EF5AF2">
        <w:t>радиус</w:t>
      </w:r>
      <w:r w:rsidRPr="00EF5AF2">
        <w:rPr>
          <w:lang w:val="en-US"/>
        </w:rPr>
        <w:t xml:space="preserve"> </w:t>
      </w:r>
      <w:r w:rsidRPr="00EF5AF2">
        <w:t>орбиты</w:t>
      </w:r>
    </w:p>
    <w:p w14:paraId="29216FF4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t>self.speed</w:t>
      </w:r>
      <w:proofErr w:type="spellEnd"/>
      <w:proofErr w:type="gramEnd"/>
      <w:r w:rsidRPr="00EF5AF2">
        <w:t xml:space="preserve"> = </w:t>
      </w:r>
      <w:proofErr w:type="spellStart"/>
      <w:r w:rsidRPr="00EF5AF2">
        <w:t>speed</w:t>
      </w:r>
      <w:proofErr w:type="spellEnd"/>
      <w:r w:rsidRPr="00EF5AF2">
        <w:t xml:space="preserve">  # Базовая скорость вращения</w:t>
      </w:r>
    </w:p>
    <w:p w14:paraId="02D0A85B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</w:t>
      </w:r>
      <w:proofErr w:type="spellStart"/>
      <w:proofErr w:type="gramStart"/>
      <w:r w:rsidRPr="00EF5AF2">
        <w:rPr>
          <w:lang w:val="en-US"/>
        </w:rPr>
        <w:t>self.size</w:t>
      </w:r>
      <w:proofErr w:type="spellEnd"/>
      <w:proofErr w:type="gramEnd"/>
      <w:r w:rsidRPr="00EF5AF2">
        <w:rPr>
          <w:lang w:val="en-US"/>
        </w:rPr>
        <w:t xml:space="preserve"> = size  # </w:t>
      </w:r>
      <w:r w:rsidRPr="00EF5AF2">
        <w:t>Размер</w:t>
      </w:r>
      <w:r w:rsidRPr="00EF5AF2">
        <w:rPr>
          <w:lang w:val="en-US"/>
        </w:rPr>
        <w:t xml:space="preserve"> </w:t>
      </w:r>
      <w:r w:rsidRPr="00EF5AF2">
        <w:t>планеты</w:t>
      </w:r>
    </w:p>
    <w:p w14:paraId="19D74DD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self.color</w:t>
      </w:r>
      <w:proofErr w:type="spellEnd"/>
      <w:proofErr w:type="gramEnd"/>
      <w:r w:rsidRPr="00EF5AF2">
        <w:rPr>
          <w:lang w:val="en-US"/>
        </w:rPr>
        <w:t xml:space="preserve"> = color</w:t>
      </w:r>
    </w:p>
    <w:p w14:paraId="73D17C4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self.angle</w:t>
      </w:r>
      <w:proofErr w:type="spellEnd"/>
      <w:proofErr w:type="gram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math.radians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start_angle</w:t>
      </w:r>
      <w:proofErr w:type="spellEnd"/>
      <w:r w:rsidRPr="00EF5AF2">
        <w:rPr>
          <w:lang w:val="en-US"/>
        </w:rPr>
        <w:t xml:space="preserve">)  # </w:t>
      </w:r>
      <w:r w:rsidRPr="00EF5AF2">
        <w:t>Текущий</w:t>
      </w:r>
      <w:r w:rsidRPr="00EF5AF2">
        <w:rPr>
          <w:lang w:val="en-US"/>
        </w:rPr>
        <w:t xml:space="preserve"> </w:t>
      </w:r>
      <w:r w:rsidRPr="00EF5AF2">
        <w:t>угол</w:t>
      </w:r>
      <w:r w:rsidRPr="00EF5AF2">
        <w:rPr>
          <w:lang w:val="en-US"/>
        </w:rPr>
        <w:t xml:space="preserve"> </w:t>
      </w:r>
      <w:r w:rsidRPr="00EF5AF2">
        <w:t>в</w:t>
      </w:r>
      <w:r w:rsidRPr="00EF5AF2">
        <w:rPr>
          <w:lang w:val="en-US"/>
        </w:rPr>
        <w:t xml:space="preserve"> </w:t>
      </w:r>
      <w:r w:rsidRPr="00EF5AF2">
        <w:t>радианах</w:t>
      </w:r>
    </w:p>
    <w:p w14:paraId="4699C4D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self.has_rings</w:t>
      </w:r>
      <w:proofErr w:type="spell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has_</w:t>
      </w:r>
      <w:proofErr w:type="gramStart"/>
      <w:r w:rsidRPr="00EF5AF2">
        <w:rPr>
          <w:lang w:val="en-US"/>
        </w:rPr>
        <w:t>rings</w:t>
      </w:r>
      <w:proofErr w:type="spellEnd"/>
      <w:r w:rsidRPr="00EF5AF2">
        <w:rPr>
          <w:lang w:val="en-US"/>
        </w:rPr>
        <w:t xml:space="preserve">  #</w:t>
      </w:r>
      <w:proofErr w:type="gramEnd"/>
      <w:r w:rsidRPr="00EF5AF2">
        <w:rPr>
          <w:lang w:val="en-US"/>
        </w:rPr>
        <w:t xml:space="preserve"> </w:t>
      </w:r>
      <w:r w:rsidRPr="00EF5AF2">
        <w:t>Есть</w:t>
      </w:r>
      <w:r w:rsidRPr="00EF5AF2">
        <w:rPr>
          <w:lang w:val="en-US"/>
        </w:rPr>
        <w:t xml:space="preserve"> </w:t>
      </w:r>
      <w:r w:rsidRPr="00EF5AF2">
        <w:t>ли</w:t>
      </w:r>
      <w:r w:rsidRPr="00EF5AF2">
        <w:rPr>
          <w:lang w:val="en-US"/>
        </w:rPr>
        <w:t xml:space="preserve"> </w:t>
      </w:r>
      <w:r w:rsidRPr="00EF5AF2">
        <w:t>кольца</w:t>
      </w:r>
      <w:r w:rsidRPr="00EF5AF2">
        <w:rPr>
          <w:lang w:val="en-US"/>
        </w:rPr>
        <w:t xml:space="preserve"> (</w:t>
      </w:r>
      <w:r w:rsidRPr="00EF5AF2">
        <w:t>Сатурн</w:t>
      </w:r>
      <w:r w:rsidRPr="00EF5AF2">
        <w:rPr>
          <w:lang w:val="en-US"/>
        </w:rPr>
        <w:t>)</w:t>
      </w:r>
    </w:p>
    <w:p w14:paraId="1420B76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self.moons</w:t>
      </w:r>
      <w:proofErr w:type="spellEnd"/>
      <w:proofErr w:type="gramEnd"/>
      <w:r w:rsidRPr="00EF5AF2">
        <w:rPr>
          <w:lang w:val="en-US"/>
        </w:rPr>
        <w:t xml:space="preserve"> = moons  # </w:t>
      </w:r>
      <w:r w:rsidRPr="00EF5AF2">
        <w:t>Количество</w:t>
      </w:r>
      <w:r w:rsidRPr="00EF5AF2">
        <w:rPr>
          <w:lang w:val="en-US"/>
        </w:rPr>
        <w:t xml:space="preserve"> </w:t>
      </w:r>
      <w:r w:rsidRPr="00EF5AF2">
        <w:t>спутников</w:t>
      </w:r>
    </w:p>
    <w:p w14:paraId="4629DC9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4EFF65D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def </w:t>
      </w:r>
      <w:proofErr w:type="gramStart"/>
      <w:r w:rsidRPr="00EF5AF2">
        <w:rPr>
          <w:lang w:val="en-US"/>
        </w:rPr>
        <w:t>update(</w:t>
      </w:r>
      <w:proofErr w:type="gramEnd"/>
      <w:r w:rsidRPr="00EF5AF2">
        <w:rPr>
          <w:lang w:val="en-US"/>
        </w:rPr>
        <w:t xml:space="preserve">self, </w:t>
      </w:r>
      <w:proofErr w:type="spellStart"/>
      <w:r w:rsidRPr="00EF5AF2">
        <w:rPr>
          <w:lang w:val="en-US"/>
        </w:rPr>
        <w:t>speed_multiplier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center_x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center_y</w:t>
      </w:r>
      <w:proofErr w:type="spellEnd"/>
      <w:r w:rsidRPr="00EF5AF2">
        <w:rPr>
          <w:lang w:val="en-US"/>
        </w:rPr>
        <w:t>, zoom):</w:t>
      </w:r>
    </w:p>
    <w:p w14:paraId="36F2C7AA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Обновление</w:t>
      </w:r>
      <w:r w:rsidRPr="00EF5AF2">
        <w:rPr>
          <w:lang w:val="en-US"/>
        </w:rPr>
        <w:t xml:space="preserve"> </w:t>
      </w:r>
      <w:r w:rsidRPr="00EF5AF2">
        <w:t>угла</w:t>
      </w:r>
    </w:p>
    <w:p w14:paraId="1AE2A77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self.angle</w:t>
      </w:r>
      <w:proofErr w:type="spellEnd"/>
      <w:proofErr w:type="gramEnd"/>
      <w:r w:rsidRPr="00EF5AF2">
        <w:rPr>
          <w:lang w:val="en-US"/>
        </w:rPr>
        <w:t xml:space="preserve"> += </w:t>
      </w:r>
      <w:proofErr w:type="spellStart"/>
      <w:r w:rsidRPr="00EF5AF2">
        <w:rPr>
          <w:lang w:val="en-US"/>
        </w:rPr>
        <w:t>self.speed</w:t>
      </w:r>
      <w:proofErr w:type="spellEnd"/>
      <w:r w:rsidRPr="00EF5AF2">
        <w:rPr>
          <w:lang w:val="en-US"/>
        </w:rPr>
        <w:t xml:space="preserve"> * </w:t>
      </w:r>
      <w:proofErr w:type="spellStart"/>
      <w:r w:rsidRPr="00EF5AF2">
        <w:rPr>
          <w:lang w:val="en-US"/>
        </w:rPr>
        <w:t>speed_multiplier</w:t>
      </w:r>
      <w:proofErr w:type="spellEnd"/>
    </w:p>
    <w:p w14:paraId="043E55F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6675D71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Вычисление</w:t>
      </w:r>
      <w:r w:rsidRPr="00EF5AF2">
        <w:rPr>
          <w:lang w:val="en-US"/>
        </w:rPr>
        <w:t xml:space="preserve"> </w:t>
      </w:r>
      <w:r w:rsidRPr="00EF5AF2">
        <w:t>позиции</w:t>
      </w:r>
    </w:p>
    <w:p w14:paraId="51C9D48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actual_radius</w:t>
      </w:r>
      <w:proofErr w:type="spellEnd"/>
      <w:r w:rsidRPr="00EF5AF2">
        <w:rPr>
          <w:lang w:val="en-US"/>
        </w:rPr>
        <w:t xml:space="preserve"> = </w:t>
      </w:r>
      <w:proofErr w:type="spellStart"/>
      <w:proofErr w:type="gramStart"/>
      <w:r w:rsidRPr="00EF5AF2">
        <w:rPr>
          <w:lang w:val="en-US"/>
        </w:rPr>
        <w:t>self.orbit</w:t>
      </w:r>
      <w:proofErr w:type="gramEnd"/>
      <w:r w:rsidRPr="00EF5AF2">
        <w:rPr>
          <w:lang w:val="en-US"/>
        </w:rPr>
        <w:t>_radius</w:t>
      </w:r>
      <w:proofErr w:type="spellEnd"/>
      <w:r w:rsidRPr="00EF5AF2">
        <w:rPr>
          <w:lang w:val="en-US"/>
        </w:rPr>
        <w:t xml:space="preserve"> * 80 * zoom  # </w:t>
      </w:r>
      <w:r w:rsidRPr="00EF5AF2">
        <w:t>Масштабирование</w:t>
      </w:r>
      <w:r w:rsidRPr="00EF5AF2">
        <w:rPr>
          <w:lang w:val="en-US"/>
        </w:rPr>
        <w:t xml:space="preserve"> </w:t>
      </w:r>
      <w:r w:rsidRPr="00EF5AF2">
        <w:t>радиуса</w:t>
      </w:r>
    </w:p>
    <w:p w14:paraId="46EA9E2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x = </w:t>
      </w:r>
      <w:proofErr w:type="spellStart"/>
      <w:r w:rsidRPr="00EF5AF2">
        <w:rPr>
          <w:lang w:val="en-US"/>
        </w:rPr>
        <w:t>center_x</w:t>
      </w:r>
      <w:proofErr w:type="spellEnd"/>
      <w:r w:rsidRPr="00EF5AF2">
        <w:rPr>
          <w:lang w:val="en-US"/>
        </w:rPr>
        <w:t xml:space="preserve"> + </w:t>
      </w:r>
      <w:proofErr w:type="spellStart"/>
      <w:r w:rsidRPr="00EF5AF2">
        <w:rPr>
          <w:lang w:val="en-US"/>
        </w:rPr>
        <w:t>math.cos</w:t>
      </w:r>
      <w:proofErr w:type="spellEnd"/>
      <w:r w:rsidRPr="00EF5AF2">
        <w:rPr>
          <w:lang w:val="en-US"/>
        </w:rPr>
        <w:t>(</w:t>
      </w:r>
      <w:proofErr w:type="spellStart"/>
      <w:proofErr w:type="gramStart"/>
      <w:r w:rsidRPr="00EF5AF2">
        <w:rPr>
          <w:lang w:val="en-US"/>
        </w:rPr>
        <w:t>self.angle</w:t>
      </w:r>
      <w:proofErr w:type="spellEnd"/>
      <w:proofErr w:type="gramEnd"/>
      <w:r w:rsidRPr="00EF5AF2">
        <w:rPr>
          <w:lang w:val="en-US"/>
        </w:rPr>
        <w:t xml:space="preserve">) * </w:t>
      </w:r>
      <w:proofErr w:type="spellStart"/>
      <w:r w:rsidRPr="00EF5AF2">
        <w:rPr>
          <w:lang w:val="en-US"/>
        </w:rPr>
        <w:t>actual_radius</w:t>
      </w:r>
      <w:proofErr w:type="spellEnd"/>
    </w:p>
    <w:p w14:paraId="31C1FB9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y = </w:t>
      </w:r>
      <w:proofErr w:type="spellStart"/>
      <w:r w:rsidRPr="00EF5AF2">
        <w:rPr>
          <w:lang w:val="en-US"/>
        </w:rPr>
        <w:t>center_y</w:t>
      </w:r>
      <w:proofErr w:type="spellEnd"/>
      <w:r w:rsidRPr="00EF5AF2">
        <w:rPr>
          <w:lang w:val="en-US"/>
        </w:rPr>
        <w:t xml:space="preserve"> + </w:t>
      </w:r>
      <w:proofErr w:type="spellStart"/>
      <w:r w:rsidRPr="00EF5AF2">
        <w:rPr>
          <w:lang w:val="en-US"/>
        </w:rPr>
        <w:t>math.sin</w:t>
      </w:r>
      <w:proofErr w:type="spellEnd"/>
      <w:r w:rsidRPr="00EF5AF2">
        <w:rPr>
          <w:lang w:val="en-US"/>
        </w:rPr>
        <w:t>(</w:t>
      </w:r>
      <w:proofErr w:type="spellStart"/>
      <w:proofErr w:type="gramStart"/>
      <w:r w:rsidRPr="00EF5AF2">
        <w:rPr>
          <w:lang w:val="en-US"/>
        </w:rPr>
        <w:t>self.angle</w:t>
      </w:r>
      <w:proofErr w:type="spellEnd"/>
      <w:proofErr w:type="gramEnd"/>
      <w:r w:rsidRPr="00EF5AF2">
        <w:rPr>
          <w:lang w:val="en-US"/>
        </w:rPr>
        <w:t xml:space="preserve">) * </w:t>
      </w:r>
      <w:proofErr w:type="spellStart"/>
      <w:r w:rsidRPr="00EF5AF2">
        <w:rPr>
          <w:lang w:val="en-US"/>
        </w:rPr>
        <w:t>actual_radius</w:t>
      </w:r>
      <w:proofErr w:type="spellEnd"/>
    </w:p>
    <w:p w14:paraId="79DE676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64321BE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Ограничение</w:t>
      </w:r>
      <w:r w:rsidRPr="00EF5AF2">
        <w:rPr>
          <w:lang w:val="en-US"/>
        </w:rPr>
        <w:t xml:space="preserve"> </w:t>
      </w:r>
      <w:r w:rsidRPr="00EF5AF2">
        <w:t>размера</w:t>
      </w:r>
      <w:r w:rsidRPr="00EF5AF2">
        <w:rPr>
          <w:lang w:val="en-US"/>
        </w:rPr>
        <w:t xml:space="preserve"> </w:t>
      </w:r>
      <w:r w:rsidRPr="00EF5AF2">
        <w:t>планеты</w:t>
      </w:r>
    </w:p>
    <w:p w14:paraId="716486F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lastRenderedPageBreak/>
        <w:t xml:space="preserve">        </w:t>
      </w:r>
      <w:proofErr w:type="spellStart"/>
      <w:r w:rsidRPr="00EF5AF2">
        <w:rPr>
          <w:lang w:val="en-US"/>
        </w:rPr>
        <w:t>display_size</w:t>
      </w:r>
      <w:proofErr w:type="spellEnd"/>
      <w:r w:rsidRPr="00EF5AF2">
        <w:rPr>
          <w:lang w:val="en-US"/>
        </w:rPr>
        <w:t xml:space="preserve"> = </w:t>
      </w:r>
      <w:proofErr w:type="gramStart"/>
      <w:r w:rsidRPr="00EF5AF2">
        <w:rPr>
          <w:lang w:val="en-US"/>
        </w:rPr>
        <w:t>max(</w:t>
      </w:r>
      <w:proofErr w:type="gramEnd"/>
      <w:r w:rsidRPr="00EF5AF2">
        <w:rPr>
          <w:lang w:val="en-US"/>
        </w:rPr>
        <w:t>4, min(int(</w:t>
      </w:r>
      <w:proofErr w:type="spellStart"/>
      <w:r w:rsidRPr="00EF5AF2">
        <w:rPr>
          <w:lang w:val="en-US"/>
        </w:rPr>
        <w:t>self.size</w:t>
      </w:r>
      <w:proofErr w:type="spellEnd"/>
      <w:r w:rsidRPr="00EF5AF2">
        <w:rPr>
          <w:lang w:val="en-US"/>
        </w:rPr>
        <w:t xml:space="preserve"> * zoom), 40))</w:t>
      </w:r>
    </w:p>
    <w:p w14:paraId="38999D3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78316D3E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return x, y, </w:t>
      </w:r>
      <w:proofErr w:type="spellStart"/>
      <w:r w:rsidRPr="00EF5AF2">
        <w:rPr>
          <w:lang w:val="en-US"/>
        </w:rPr>
        <w:t>display_size</w:t>
      </w:r>
      <w:proofErr w:type="spellEnd"/>
    </w:p>
    <w:p w14:paraId="1B38E60D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</w:t>
      </w:r>
    </w:p>
    <w:p w14:paraId="70DE446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def </w:t>
      </w:r>
      <w:proofErr w:type="spellStart"/>
      <w:r w:rsidRPr="00EF5AF2">
        <w:rPr>
          <w:lang w:val="en-US"/>
        </w:rPr>
        <w:t>draw_</w:t>
      </w:r>
      <w:proofErr w:type="gramStart"/>
      <w:r w:rsidRPr="00EF5AF2">
        <w:rPr>
          <w:lang w:val="en-US"/>
        </w:rPr>
        <w:t>orbit</w:t>
      </w:r>
      <w:proofErr w:type="spellEnd"/>
      <w:r w:rsidRPr="00EF5AF2">
        <w:rPr>
          <w:lang w:val="en-US"/>
        </w:rPr>
        <w:t>(</w:t>
      </w:r>
      <w:proofErr w:type="gramEnd"/>
      <w:r w:rsidRPr="00EF5AF2">
        <w:rPr>
          <w:lang w:val="en-US"/>
        </w:rPr>
        <w:t xml:space="preserve">self, screen, </w:t>
      </w:r>
      <w:proofErr w:type="spellStart"/>
      <w:r w:rsidRPr="00EF5AF2">
        <w:rPr>
          <w:lang w:val="en-US"/>
        </w:rPr>
        <w:t>center_x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center_y</w:t>
      </w:r>
      <w:proofErr w:type="spellEnd"/>
      <w:r w:rsidRPr="00EF5AF2">
        <w:rPr>
          <w:lang w:val="en-US"/>
        </w:rPr>
        <w:t>, zoom):</w:t>
      </w:r>
    </w:p>
    <w:p w14:paraId="19F23E4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Рисование</w:t>
      </w:r>
      <w:r w:rsidRPr="00EF5AF2">
        <w:rPr>
          <w:lang w:val="en-US"/>
        </w:rPr>
        <w:t xml:space="preserve"> </w:t>
      </w:r>
      <w:r w:rsidRPr="00EF5AF2">
        <w:t>орбиты</w:t>
      </w:r>
    </w:p>
    <w:p w14:paraId="7D4B887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actual_radius</w:t>
      </w:r>
      <w:proofErr w:type="spellEnd"/>
      <w:r w:rsidRPr="00EF5AF2">
        <w:rPr>
          <w:lang w:val="en-US"/>
        </w:rPr>
        <w:t xml:space="preserve"> = </w:t>
      </w:r>
      <w:proofErr w:type="gramStart"/>
      <w:r w:rsidRPr="00EF5AF2">
        <w:rPr>
          <w:lang w:val="en-US"/>
        </w:rPr>
        <w:t>int(</w:t>
      </w:r>
      <w:proofErr w:type="spellStart"/>
      <w:proofErr w:type="gramEnd"/>
      <w:r w:rsidRPr="00EF5AF2">
        <w:rPr>
          <w:lang w:val="en-US"/>
        </w:rPr>
        <w:t>self.orbit_radius</w:t>
      </w:r>
      <w:proofErr w:type="spellEnd"/>
      <w:r w:rsidRPr="00EF5AF2">
        <w:rPr>
          <w:lang w:val="en-US"/>
        </w:rPr>
        <w:t xml:space="preserve"> * 80 * zoom)</w:t>
      </w:r>
    </w:p>
    <w:p w14:paraId="55BE842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if </w:t>
      </w:r>
      <w:proofErr w:type="spellStart"/>
      <w:r w:rsidRPr="00EF5AF2">
        <w:rPr>
          <w:lang w:val="en-US"/>
        </w:rPr>
        <w:t>actual_radius</w:t>
      </w:r>
      <w:proofErr w:type="spellEnd"/>
      <w:r w:rsidRPr="00EF5AF2">
        <w:rPr>
          <w:lang w:val="en-US"/>
        </w:rPr>
        <w:t xml:space="preserve"> &gt; 0:</w:t>
      </w:r>
    </w:p>
    <w:p w14:paraId="08DFFCF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proofErr w:type="gramStart"/>
      <w:r w:rsidRPr="00EF5AF2">
        <w:rPr>
          <w:lang w:val="en-US"/>
        </w:rPr>
        <w:t>pygame.draw</w:t>
      </w:r>
      <w:proofErr w:type="gramEnd"/>
      <w:r w:rsidRPr="00EF5AF2">
        <w:rPr>
          <w:lang w:val="en-US"/>
        </w:rPr>
        <w:t>.circle</w:t>
      </w:r>
      <w:proofErr w:type="spellEnd"/>
      <w:r w:rsidRPr="00EF5AF2">
        <w:rPr>
          <w:lang w:val="en-US"/>
        </w:rPr>
        <w:t>(screen, (50, 50, 50), (</w:t>
      </w:r>
      <w:proofErr w:type="spellStart"/>
      <w:r w:rsidRPr="00EF5AF2">
        <w:rPr>
          <w:lang w:val="en-US"/>
        </w:rPr>
        <w:t>center_x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center_y</w:t>
      </w:r>
      <w:proofErr w:type="spellEnd"/>
      <w:r w:rsidRPr="00EF5AF2">
        <w:rPr>
          <w:lang w:val="en-US"/>
        </w:rPr>
        <w:t xml:space="preserve">), </w:t>
      </w:r>
      <w:proofErr w:type="spellStart"/>
      <w:r w:rsidRPr="00EF5AF2">
        <w:rPr>
          <w:lang w:val="en-US"/>
        </w:rPr>
        <w:t>actual_radius</w:t>
      </w:r>
      <w:proofErr w:type="spellEnd"/>
      <w:r w:rsidRPr="00EF5AF2">
        <w:rPr>
          <w:lang w:val="en-US"/>
        </w:rPr>
        <w:t>, 1)</w:t>
      </w:r>
    </w:p>
    <w:p w14:paraId="13F8902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</w:t>
      </w:r>
    </w:p>
    <w:p w14:paraId="41BF351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def </w:t>
      </w:r>
      <w:proofErr w:type="gramStart"/>
      <w:r w:rsidRPr="00EF5AF2">
        <w:rPr>
          <w:lang w:val="en-US"/>
        </w:rPr>
        <w:t>draw(</w:t>
      </w:r>
      <w:proofErr w:type="gramEnd"/>
      <w:r w:rsidRPr="00EF5AF2">
        <w:rPr>
          <w:lang w:val="en-US"/>
        </w:rPr>
        <w:t xml:space="preserve">self, screen, x, y, </w:t>
      </w:r>
      <w:proofErr w:type="spellStart"/>
      <w:r w:rsidRPr="00EF5AF2">
        <w:rPr>
          <w:lang w:val="en-US"/>
        </w:rPr>
        <w:t>display_size</w:t>
      </w:r>
      <w:proofErr w:type="spellEnd"/>
      <w:r w:rsidRPr="00EF5AF2">
        <w:rPr>
          <w:lang w:val="en-US"/>
        </w:rPr>
        <w:t>):</w:t>
      </w:r>
    </w:p>
    <w:p w14:paraId="5F65403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Рисование</w:t>
      </w:r>
      <w:r w:rsidRPr="00EF5AF2">
        <w:rPr>
          <w:lang w:val="en-US"/>
        </w:rPr>
        <w:t xml:space="preserve"> </w:t>
      </w:r>
      <w:r w:rsidRPr="00EF5AF2">
        <w:t>планеты</w:t>
      </w:r>
    </w:p>
    <w:p w14:paraId="4A5CB3E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pygame.draw</w:t>
      </w:r>
      <w:proofErr w:type="gramEnd"/>
      <w:r w:rsidRPr="00EF5AF2">
        <w:rPr>
          <w:lang w:val="en-US"/>
        </w:rPr>
        <w:t>.circle</w:t>
      </w:r>
      <w:proofErr w:type="spellEnd"/>
      <w:r w:rsidRPr="00EF5AF2">
        <w:rPr>
          <w:lang w:val="en-US"/>
        </w:rPr>
        <w:t xml:space="preserve">(screen, </w:t>
      </w:r>
      <w:proofErr w:type="spellStart"/>
      <w:r w:rsidRPr="00EF5AF2">
        <w:rPr>
          <w:lang w:val="en-US"/>
        </w:rPr>
        <w:t>self.color</w:t>
      </w:r>
      <w:proofErr w:type="spellEnd"/>
      <w:r w:rsidRPr="00EF5AF2">
        <w:rPr>
          <w:lang w:val="en-US"/>
        </w:rPr>
        <w:t xml:space="preserve">, (int(x), int(y)), </w:t>
      </w:r>
      <w:proofErr w:type="spellStart"/>
      <w:r w:rsidRPr="00EF5AF2">
        <w:rPr>
          <w:lang w:val="en-US"/>
        </w:rPr>
        <w:t>display_size</w:t>
      </w:r>
      <w:proofErr w:type="spellEnd"/>
      <w:r w:rsidRPr="00EF5AF2">
        <w:rPr>
          <w:lang w:val="en-US"/>
        </w:rPr>
        <w:t>)</w:t>
      </w:r>
    </w:p>
    <w:p w14:paraId="616D7FED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40D181FC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</w:t>
      </w:r>
      <w:r w:rsidRPr="00EF5AF2">
        <w:t># Добавление блика для объема</w:t>
      </w:r>
    </w:p>
    <w:p w14:paraId="4074870D" w14:textId="77777777" w:rsidR="00EF5AF2" w:rsidRPr="00EF5AF2" w:rsidRDefault="00EF5AF2" w:rsidP="00EF5AF2">
      <w:pPr>
        <w:spacing w:after="0"/>
      </w:pPr>
      <w:r w:rsidRPr="00EF5AF2">
        <w:t xml:space="preserve">        </w:t>
      </w:r>
      <w:proofErr w:type="spellStart"/>
      <w:r w:rsidRPr="00EF5AF2">
        <w:t>if</w:t>
      </w:r>
      <w:proofErr w:type="spellEnd"/>
      <w:r w:rsidRPr="00EF5AF2">
        <w:t xml:space="preserve"> </w:t>
      </w:r>
      <w:proofErr w:type="spellStart"/>
      <w:r w:rsidRPr="00EF5AF2">
        <w:t>display_</w:t>
      </w:r>
      <w:proofErr w:type="gramStart"/>
      <w:r w:rsidRPr="00EF5AF2">
        <w:t>size</w:t>
      </w:r>
      <w:proofErr w:type="spellEnd"/>
      <w:r w:rsidRPr="00EF5AF2">
        <w:t xml:space="preserve"> &gt;</w:t>
      </w:r>
      <w:proofErr w:type="gramEnd"/>
      <w:r w:rsidRPr="00EF5AF2">
        <w:t xml:space="preserve"> 5:</w:t>
      </w:r>
    </w:p>
    <w:p w14:paraId="516DC3C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    </w:t>
      </w:r>
      <w:proofErr w:type="spellStart"/>
      <w:r w:rsidRPr="00EF5AF2">
        <w:rPr>
          <w:lang w:val="en-US"/>
        </w:rPr>
        <w:t>highlight_offset</w:t>
      </w:r>
      <w:proofErr w:type="spellEnd"/>
      <w:r w:rsidRPr="00EF5AF2">
        <w:rPr>
          <w:lang w:val="en-US"/>
        </w:rPr>
        <w:t xml:space="preserve"> = </w:t>
      </w:r>
      <w:proofErr w:type="gramStart"/>
      <w:r w:rsidRPr="00EF5AF2">
        <w:rPr>
          <w:lang w:val="en-US"/>
        </w:rPr>
        <w:t>max(</w:t>
      </w:r>
      <w:proofErr w:type="gramEnd"/>
      <w:r w:rsidRPr="00EF5AF2">
        <w:rPr>
          <w:lang w:val="en-US"/>
        </w:rPr>
        <w:t xml:space="preserve">1, </w:t>
      </w:r>
      <w:proofErr w:type="spellStart"/>
      <w:r w:rsidRPr="00EF5AF2">
        <w:rPr>
          <w:lang w:val="en-US"/>
        </w:rPr>
        <w:t>display_size</w:t>
      </w:r>
      <w:proofErr w:type="spellEnd"/>
      <w:r w:rsidRPr="00EF5AF2">
        <w:rPr>
          <w:lang w:val="en-US"/>
        </w:rPr>
        <w:t xml:space="preserve"> // 4)</w:t>
      </w:r>
    </w:p>
    <w:p w14:paraId="7AFCA32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highlight_size</w:t>
      </w:r>
      <w:proofErr w:type="spellEnd"/>
      <w:r w:rsidRPr="00EF5AF2">
        <w:rPr>
          <w:lang w:val="en-US"/>
        </w:rPr>
        <w:t xml:space="preserve"> = </w:t>
      </w:r>
      <w:proofErr w:type="gramStart"/>
      <w:r w:rsidRPr="00EF5AF2">
        <w:rPr>
          <w:lang w:val="en-US"/>
        </w:rPr>
        <w:t>max(</w:t>
      </w:r>
      <w:proofErr w:type="gramEnd"/>
      <w:r w:rsidRPr="00EF5AF2">
        <w:rPr>
          <w:lang w:val="en-US"/>
        </w:rPr>
        <w:t xml:space="preserve">2, </w:t>
      </w:r>
      <w:proofErr w:type="spellStart"/>
      <w:r w:rsidRPr="00EF5AF2">
        <w:rPr>
          <w:lang w:val="en-US"/>
        </w:rPr>
        <w:t>display_size</w:t>
      </w:r>
      <w:proofErr w:type="spellEnd"/>
      <w:r w:rsidRPr="00EF5AF2">
        <w:rPr>
          <w:lang w:val="en-US"/>
        </w:rPr>
        <w:t xml:space="preserve"> // 3)</w:t>
      </w:r>
    </w:p>
    <w:p w14:paraId="490AE9CD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highlight_color</w:t>
      </w:r>
      <w:proofErr w:type="spellEnd"/>
      <w:r w:rsidRPr="00EF5AF2">
        <w:rPr>
          <w:lang w:val="en-US"/>
        </w:rPr>
        <w:t xml:space="preserve"> = </w:t>
      </w:r>
      <w:proofErr w:type="gramStart"/>
      <w:r w:rsidRPr="00EF5AF2">
        <w:rPr>
          <w:lang w:val="en-US"/>
        </w:rPr>
        <w:t>tuple(</w:t>
      </w:r>
      <w:proofErr w:type="gramEnd"/>
      <w:r w:rsidRPr="00EF5AF2">
        <w:rPr>
          <w:lang w:val="en-US"/>
        </w:rPr>
        <w:t xml:space="preserve">min(255, c + 30) for c in </w:t>
      </w:r>
      <w:proofErr w:type="spellStart"/>
      <w:r w:rsidRPr="00EF5AF2">
        <w:rPr>
          <w:lang w:val="en-US"/>
        </w:rPr>
        <w:t>self.color</w:t>
      </w:r>
      <w:proofErr w:type="spellEnd"/>
      <w:r w:rsidRPr="00EF5AF2">
        <w:rPr>
          <w:lang w:val="en-US"/>
        </w:rPr>
        <w:t>)</w:t>
      </w:r>
    </w:p>
    <w:p w14:paraId="42B83BF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proofErr w:type="gramStart"/>
      <w:r w:rsidRPr="00EF5AF2">
        <w:rPr>
          <w:lang w:val="en-US"/>
        </w:rPr>
        <w:t>pygame.draw</w:t>
      </w:r>
      <w:proofErr w:type="gramEnd"/>
      <w:r w:rsidRPr="00EF5AF2">
        <w:rPr>
          <w:lang w:val="en-US"/>
        </w:rPr>
        <w:t>.circle</w:t>
      </w:r>
      <w:proofErr w:type="spellEnd"/>
      <w:r w:rsidRPr="00EF5AF2">
        <w:rPr>
          <w:lang w:val="en-US"/>
        </w:rPr>
        <w:t xml:space="preserve">(screen, </w:t>
      </w:r>
      <w:proofErr w:type="spellStart"/>
      <w:r w:rsidRPr="00EF5AF2">
        <w:rPr>
          <w:lang w:val="en-US"/>
        </w:rPr>
        <w:t>highlight_color</w:t>
      </w:r>
      <w:proofErr w:type="spellEnd"/>
      <w:r w:rsidRPr="00EF5AF2">
        <w:rPr>
          <w:lang w:val="en-US"/>
        </w:rPr>
        <w:t xml:space="preserve">, </w:t>
      </w:r>
    </w:p>
    <w:p w14:paraId="30E101B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                         (</w:t>
      </w:r>
      <w:proofErr w:type="gramStart"/>
      <w:r w:rsidRPr="00EF5AF2">
        <w:rPr>
          <w:lang w:val="en-US"/>
        </w:rPr>
        <w:t>int(</w:t>
      </w:r>
      <w:proofErr w:type="gramEnd"/>
      <w:r w:rsidRPr="00EF5AF2">
        <w:rPr>
          <w:lang w:val="en-US"/>
        </w:rPr>
        <w:t xml:space="preserve">x - </w:t>
      </w:r>
      <w:proofErr w:type="spellStart"/>
      <w:r w:rsidRPr="00EF5AF2">
        <w:rPr>
          <w:lang w:val="en-US"/>
        </w:rPr>
        <w:t>highlight_offset</w:t>
      </w:r>
      <w:proofErr w:type="spellEnd"/>
      <w:r w:rsidRPr="00EF5AF2">
        <w:rPr>
          <w:lang w:val="en-US"/>
        </w:rPr>
        <w:t xml:space="preserve">), int(y - </w:t>
      </w:r>
      <w:proofErr w:type="spellStart"/>
      <w:r w:rsidRPr="00EF5AF2">
        <w:rPr>
          <w:lang w:val="en-US"/>
        </w:rPr>
        <w:t>highlight_offset</w:t>
      </w:r>
      <w:proofErr w:type="spellEnd"/>
      <w:r w:rsidRPr="00EF5AF2">
        <w:rPr>
          <w:lang w:val="en-US"/>
        </w:rPr>
        <w:t xml:space="preserve">)), </w:t>
      </w:r>
    </w:p>
    <w:p w14:paraId="430BAFE8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>                             </w:t>
      </w:r>
      <w:proofErr w:type="spellStart"/>
      <w:r w:rsidRPr="00EF5AF2">
        <w:t>highlight_size</w:t>
      </w:r>
      <w:proofErr w:type="spellEnd"/>
      <w:r w:rsidRPr="00EF5AF2">
        <w:t>)</w:t>
      </w:r>
    </w:p>
    <w:p w14:paraId="32683CBC" w14:textId="77777777" w:rsidR="00EF5AF2" w:rsidRPr="00EF5AF2" w:rsidRDefault="00EF5AF2" w:rsidP="00EF5AF2">
      <w:pPr>
        <w:spacing w:after="0"/>
      </w:pPr>
      <w:r w:rsidRPr="00EF5AF2">
        <w:t xml:space="preserve">        </w:t>
      </w:r>
    </w:p>
    <w:p w14:paraId="63EECFE3" w14:textId="77777777" w:rsidR="00EF5AF2" w:rsidRPr="00EF5AF2" w:rsidRDefault="00EF5AF2" w:rsidP="00EF5AF2">
      <w:pPr>
        <w:spacing w:after="0"/>
      </w:pPr>
      <w:r w:rsidRPr="00EF5AF2">
        <w:t>        # Рисование колец для Сатурна</w:t>
      </w:r>
    </w:p>
    <w:p w14:paraId="5BAA1E4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</w:t>
      </w:r>
      <w:r w:rsidRPr="00EF5AF2">
        <w:rPr>
          <w:lang w:val="en-US"/>
        </w:rPr>
        <w:t xml:space="preserve">if </w:t>
      </w:r>
      <w:proofErr w:type="spellStart"/>
      <w:r w:rsidRPr="00EF5AF2">
        <w:rPr>
          <w:lang w:val="en-US"/>
        </w:rPr>
        <w:t>self.has_rings</w:t>
      </w:r>
      <w:proofErr w:type="spellEnd"/>
      <w:r w:rsidRPr="00EF5AF2">
        <w:rPr>
          <w:lang w:val="en-US"/>
        </w:rPr>
        <w:t xml:space="preserve"> and </w:t>
      </w:r>
      <w:proofErr w:type="spellStart"/>
      <w:r w:rsidRPr="00EF5AF2">
        <w:rPr>
          <w:lang w:val="en-US"/>
        </w:rPr>
        <w:t>display_size</w:t>
      </w:r>
      <w:proofErr w:type="spellEnd"/>
      <w:r w:rsidRPr="00EF5AF2">
        <w:rPr>
          <w:lang w:val="en-US"/>
        </w:rPr>
        <w:t xml:space="preserve"> &gt; 4:</w:t>
      </w:r>
    </w:p>
    <w:p w14:paraId="2857F8A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ring_width</w:t>
      </w:r>
      <w:proofErr w:type="spellEnd"/>
      <w:r w:rsidRPr="00EF5AF2">
        <w:rPr>
          <w:lang w:val="en-US"/>
        </w:rPr>
        <w:t xml:space="preserve"> = </w:t>
      </w:r>
      <w:proofErr w:type="gramStart"/>
      <w:r w:rsidRPr="00EF5AF2">
        <w:rPr>
          <w:lang w:val="en-US"/>
        </w:rPr>
        <w:t>int(</w:t>
      </w:r>
      <w:proofErr w:type="spellStart"/>
      <w:proofErr w:type="gramEnd"/>
      <w:r w:rsidRPr="00EF5AF2">
        <w:rPr>
          <w:lang w:val="en-US"/>
        </w:rPr>
        <w:t>display_size</w:t>
      </w:r>
      <w:proofErr w:type="spellEnd"/>
      <w:r w:rsidRPr="00EF5AF2">
        <w:rPr>
          <w:lang w:val="en-US"/>
        </w:rPr>
        <w:t xml:space="preserve"> * 2.5)</w:t>
      </w:r>
    </w:p>
    <w:p w14:paraId="51EA483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ring_height</w:t>
      </w:r>
      <w:proofErr w:type="spellEnd"/>
      <w:r w:rsidRPr="00EF5AF2">
        <w:rPr>
          <w:lang w:val="en-US"/>
        </w:rPr>
        <w:t xml:space="preserve"> = </w:t>
      </w:r>
      <w:proofErr w:type="gramStart"/>
      <w:r w:rsidRPr="00EF5AF2">
        <w:rPr>
          <w:lang w:val="en-US"/>
        </w:rPr>
        <w:t>int(</w:t>
      </w:r>
      <w:proofErr w:type="spellStart"/>
      <w:proofErr w:type="gramEnd"/>
      <w:r w:rsidRPr="00EF5AF2">
        <w:rPr>
          <w:lang w:val="en-US"/>
        </w:rPr>
        <w:t>display_size</w:t>
      </w:r>
      <w:proofErr w:type="spellEnd"/>
      <w:r w:rsidRPr="00EF5AF2">
        <w:rPr>
          <w:lang w:val="en-US"/>
        </w:rPr>
        <w:t xml:space="preserve"> * 0.6)</w:t>
      </w:r>
    </w:p>
    <w:p w14:paraId="23E0B53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ring_surface</w:t>
      </w:r>
      <w:proofErr w:type="spellEnd"/>
      <w:r w:rsidRPr="00EF5AF2">
        <w:rPr>
          <w:lang w:val="en-US"/>
        </w:rPr>
        <w:t xml:space="preserve"> = </w:t>
      </w:r>
      <w:proofErr w:type="spellStart"/>
      <w:proofErr w:type="gramStart"/>
      <w:r w:rsidRPr="00EF5AF2">
        <w:rPr>
          <w:lang w:val="en-US"/>
        </w:rPr>
        <w:t>pygame.Surface</w:t>
      </w:r>
      <w:proofErr w:type="spellEnd"/>
      <w:proofErr w:type="gramEnd"/>
      <w:r w:rsidRPr="00EF5AF2">
        <w:rPr>
          <w:lang w:val="en-US"/>
        </w:rPr>
        <w:t>((</w:t>
      </w:r>
      <w:proofErr w:type="spellStart"/>
      <w:r w:rsidRPr="00EF5AF2">
        <w:rPr>
          <w:lang w:val="en-US"/>
        </w:rPr>
        <w:t>ring_width</w:t>
      </w:r>
      <w:proofErr w:type="spellEnd"/>
      <w:r w:rsidRPr="00EF5AF2">
        <w:rPr>
          <w:lang w:val="en-US"/>
        </w:rPr>
        <w:t xml:space="preserve"> * 2, </w:t>
      </w:r>
      <w:proofErr w:type="spellStart"/>
      <w:r w:rsidRPr="00EF5AF2">
        <w:rPr>
          <w:lang w:val="en-US"/>
        </w:rPr>
        <w:t>ring_height</w:t>
      </w:r>
      <w:proofErr w:type="spellEnd"/>
      <w:r w:rsidRPr="00EF5AF2">
        <w:rPr>
          <w:lang w:val="en-US"/>
        </w:rPr>
        <w:t xml:space="preserve"> * 2), </w:t>
      </w:r>
      <w:proofErr w:type="spellStart"/>
      <w:r w:rsidRPr="00EF5AF2">
        <w:rPr>
          <w:lang w:val="en-US"/>
        </w:rPr>
        <w:t>pygame.SRCALPHA</w:t>
      </w:r>
      <w:proofErr w:type="spellEnd"/>
      <w:r w:rsidRPr="00EF5AF2">
        <w:rPr>
          <w:lang w:val="en-US"/>
        </w:rPr>
        <w:t>)</w:t>
      </w:r>
    </w:p>
    <w:p w14:paraId="7E945C3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proofErr w:type="gramStart"/>
      <w:r w:rsidRPr="00EF5AF2">
        <w:rPr>
          <w:lang w:val="en-US"/>
        </w:rPr>
        <w:t>pygame.draw</w:t>
      </w:r>
      <w:proofErr w:type="gramEnd"/>
      <w:r w:rsidRPr="00EF5AF2">
        <w:rPr>
          <w:lang w:val="en-US"/>
        </w:rPr>
        <w:t>.ellipse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ring_surface</w:t>
      </w:r>
      <w:proofErr w:type="spellEnd"/>
      <w:r w:rsidRPr="00EF5AF2">
        <w:rPr>
          <w:lang w:val="en-US"/>
        </w:rPr>
        <w:t xml:space="preserve">, (200, 180, 140, 150), </w:t>
      </w:r>
    </w:p>
    <w:p w14:paraId="1CA2790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          (0, 0, </w:t>
      </w:r>
      <w:proofErr w:type="spellStart"/>
      <w:r w:rsidRPr="00EF5AF2">
        <w:rPr>
          <w:lang w:val="en-US"/>
        </w:rPr>
        <w:t>ring_width</w:t>
      </w:r>
      <w:proofErr w:type="spellEnd"/>
      <w:r w:rsidRPr="00EF5AF2">
        <w:rPr>
          <w:lang w:val="en-US"/>
        </w:rPr>
        <w:t xml:space="preserve"> * 2, </w:t>
      </w:r>
      <w:proofErr w:type="spellStart"/>
      <w:r w:rsidRPr="00EF5AF2">
        <w:rPr>
          <w:lang w:val="en-US"/>
        </w:rPr>
        <w:t>ring_height</w:t>
      </w:r>
      <w:proofErr w:type="spellEnd"/>
      <w:r w:rsidRPr="00EF5AF2">
        <w:rPr>
          <w:lang w:val="en-US"/>
        </w:rPr>
        <w:t xml:space="preserve"> * 2), 2)</w:t>
      </w:r>
    </w:p>
    <w:p w14:paraId="2009F3A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proofErr w:type="gramStart"/>
      <w:r w:rsidRPr="00EF5AF2">
        <w:rPr>
          <w:lang w:val="en-US"/>
        </w:rPr>
        <w:t>screen.blit</w:t>
      </w:r>
      <w:proofErr w:type="spellEnd"/>
      <w:proofErr w:type="gram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ring_surface</w:t>
      </w:r>
      <w:proofErr w:type="spellEnd"/>
      <w:r w:rsidRPr="00EF5AF2">
        <w:rPr>
          <w:lang w:val="en-US"/>
        </w:rPr>
        <w:t xml:space="preserve">, (int(x - </w:t>
      </w:r>
      <w:proofErr w:type="spellStart"/>
      <w:r w:rsidRPr="00EF5AF2">
        <w:rPr>
          <w:lang w:val="en-US"/>
        </w:rPr>
        <w:t>ring_width</w:t>
      </w:r>
      <w:proofErr w:type="spellEnd"/>
      <w:r w:rsidRPr="00EF5AF2">
        <w:rPr>
          <w:lang w:val="en-US"/>
        </w:rPr>
        <w:t xml:space="preserve">), int(y - </w:t>
      </w:r>
      <w:proofErr w:type="spellStart"/>
      <w:r w:rsidRPr="00EF5AF2">
        <w:rPr>
          <w:lang w:val="en-US"/>
        </w:rPr>
        <w:t>ring_height</w:t>
      </w:r>
      <w:proofErr w:type="spellEnd"/>
      <w:r w:rsidRPr="00EF5AF2">
        <w:rPr>
          <w:lang w:val="en-US"/>
        </w:rPr>
        <w:t>)))</w:t>
      </w:r>
    </w:p>
    <w:p w14:paraId="38D5665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6DC52B6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Подпись</w:t>
      </w:r>
      <w:r w:rsidRPr="00EF5AF2">
        <w:rPr>
          <w:lang w:val="en-US"/>
        </w:rPr>
        <w:t xml:space="preserve"> </w:t>
      </w:r>
      <w:r w:rsidRPr="00EF5AF2">
        <w:t>планеты</w:t>
      </w:r>
    </w:p>
    <w:p w14:paraId="401E963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font = </w:t>
      </w:r>
      <w:proofErr w:type="spellStart"/>
      <w:r w:rsidRPr="00EF5AF2">
        <w:rPr>
          <w:lang w:val="en-US"/>
        </w:rPr>
        <w:t>pygame.</w:t>
      </w:r>
      <w:proofErr w:type="gramStart"/>
      <w:r w:rsidRPr="00EF5AF2">
        <w:rPr>
          <w:lang w:val="en-US"/>
        </w:rPr>
        <w:t>font.SysFont</w:t>
      </w:r>
      <w:proofErr w:type="spellEnd"/>
      <w:proofErr w:type="gramEnd"/>
      <w:r w:rsidRPr="00EF5AF2">
        <w:rPr>
          <w:lang w:val="en-US"/>
        </w:rPr>
        <w:t>('Arial', 12)</w:t>
      </w:r>
    </w:p>
    <w:p w14:paraId="70756B4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label = </w:t>
      </w:r>
      <w:proofErr w:type="spellStart"/>
      <w:proofErr w:type="gramStart"/>
      <w:r w:rsidRPr="00EF5AF2">
        <w:rPr>
          <w:lang w:val="en-US"/>
        </w:rPr>
        <w:t>font.render</w:t>
      </w:r>
      <w:proofErr w:type="spellEnd"/>
      <w:proofErr w:type="gramEnd"/>
      <w:r w:rsidRPr="00EF5AF2">
        <w:rPr>
          <w:lang w:val="en-US"/>
        </w:rPr>
        <w:t>(self.name, True, WHITE)</w:t>
      </w:r>
    </w:p>
    <w:p w14:paraId="63A0B46B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screen.blit</w:t>
      </w:r>
      <w:proofErr w:type="spellEnd"/>
      <w:proofErr w:type="gramEnd"/>
      <w:r w:rsidRPr="00EF5AF2">
        <w:rPr>
          <w:lang w:val="en-US"/>
        </w:rPr>
        <w:t xml:space="preserve">(label, (int(x) - </w:t>
      </w:r>
      <w:proofErr w:type="spellStart"/>
      <w:r w:rsidRPr="00EF5AF2">
        <w:rPr>
          <w:lang w:val="en-US"/>
        </w:rPr>
        <w:t>label.get_width</w:t>
      </w:r>
      <w:proofErr w:type="spellEnd"/>
      <w:r w:rsidRPr="00EF5AF2">
        <w:rPr>
          <w:lang w:val="en-US"/>
        </w:rPr>
        <w:t xml:space="preserve">() // 2, int(y) + </w:t>
      </w:r>
      <w:proofErr w:type="spellStart"/>
      <w:r w:rsidRPr="00EF5AF2">
        <w:rPr>
          <w:lang w:val="en-US"/>
        </w:rPr>
        <w:t>display_size</w:t>
      </w:r>
      <w:proofErr w:type="spellEnd"/>
      <w:r w:rsidRPr="00EF5AF2">
        <w:rPr>
          <w:lang w:val="en-US"/>
        </w:rPr>
        <w:t xml:space="preserve"> + 5))</w:t>
      </w:r>
    </w:p>
    <w:p w14:paraId="27364703" w14:textId="77777777" w:rsidR="00EF5AF2" w:rsidRPr="00EF5AF2" w:rsidRDefault="00EF5AF2" w:rsidP="00EF5AF2">
      <w:pPr>
        <w:spacing w:after="0"/>
        <w:rPr>
          <w:lang w:val="en-US"/>
        </w:rPr>
      </w:pPr>
    </w:p>
    <w:p w14:paraId="684F054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class </w:t>
      </w:r>
      <w:proofErr w:type="spellStart"/>
      <w:r w:rsidRPr="00EF5AF2">
        <w:rPr>
          <w:lang w:val="en-US"/>
        </w:rPr>
        <w:t>SolarSystemApp</w:t>
      </w:r>
      <w:proofErr w:type="spellEnd"/>
      <w:r w:rsidRPr="00EF5AF2">
        <w:rPr>
          <w:lang w:val="en-US"/>
        </w:rPr>
        <w:t>:</w:t>
      </w:r>
    </w:p>
    <w:p w14:paraId="3A8A175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def __</w:t>
      </w:r>
      <w:proofErr w:type="spellStart"/>
      <w:r w:rsidRPr="00EF5AF2">
        <w:rPr>
          <w:lang w:val="en-US"/>
        </w:rPr>
        <w:t>init</w:t>
      </w:r>
      <w:proofErr w:type="spellEnd"/>
      <w:r w:rsidRPr="00EF5AF2">
        <w:rPr>
          <w:lang w:val="en-US"/>
        </w:rPr>
        <w:t>__(self):</w:t>
      </w:r>
    </w:p>
    <w:p w14:paraId="5EAE0DF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spellEnd"/>
      <w:proofErr w:type="gram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pygame.display.set_mode</w:t>
      </w:r>
      <w:proofErr w:type="spellEnd"/>
      <w:r w:rsidRPr="00EF5AF2">
        <w:rPr>
          <w:lang w:val="en-US"/>
        </w:rPr>
        <w:t xml:space="preserve">((WIDTH, HEIGHT), </w:t>
      </w:r>
      <w:proofErr w:type="spellStart"/>
      <w:r w:rsidRPr="00EF5AF2">
        <w:rPr>
          <w:lang w:val="en-US"/>
        </w:rPr>
        <w:t>pygame.RESIZABLE</w:t>
      </w:r>
      <w:proofErr w:type="spellEnd"/>
      <w:r w:rsidRPr="00EF5AF2">
        <w:rPr>
          <w:lang w:val="en-US"/>
        </w:rPr>
        <w:t>)</w:t>
      </w:r>
    </w:p>
    <w:p w14:paraId="565AA0C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lastRenderedPageBreak/>
        <w:t xml:space="preserve">        </w:t>
      </w:r>
      <w:proofErr w:type="spellStart"/>
      <w:r w:rsidRPr="00EF5AF2">
        <w:rPr>
          <w:lang w:val="en-US"/>
        </w:rPr>
        <w:t>pygame.display.set_</w:t>
      </w:r>
      <w:proofErr w:type="gramStart"/>
      <w:r w:rsidRPr="00EF5AF2">
        <w:rPr>
          <w:lang w:val="en-US"/>
        </w:rPr>
        <w:t>caption</w:t>
      </w:r>
      <w:proofErr w:type="spellEnd"/>
      <w:r w:rsidRPr="00EF5AF2">
        <w:rPr>
          <w:lang w:val="en-US"/>
        </w:rPr>
        <w:t>(</w:t>
      </w:r>
      <w:proofErr w:type="gramEnd"/>
      <w:r w:rsidRPr="00EF5AF2">
        <w:rPr>
          <w:lang w:val="en-US"/>
        </w:rPr>
        <w:t>"</w:t>
      </w:r>
      <w:r w:rsidRPr="00EF5AF2">
        <w:t>Солнечная</w:t>
      </w:r>
      <w:r w:rsidRPr="00EF5AF2">
        <w:rPr>
          <w:lang w:val="en-US"/>
        </w:rPr>
        <w:t xml:space="preserve"> </w:t>
      </w:r>
      <w:r w:rsidRPr="00EF5AF2">
        <w:t>система</w:t>
      </w:r>
      <w:r w:rsidRPr="00EF5AF2">
        <w:rPr>
          <w:lang w:val="en-US"/>
        </w:rPr>
        <w:t>")</w:t>
      </w:r>
    </w:p>
    <w:p w14:paraId="6DD61F1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self.clock</w:t>
      </w:r>
      <w:proofErr w:type="spellEnd"/>
      <w:proofErr w:type="gram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pygame.time.Clock</w:t>
      </w:r>
      <w:proofErr w:type="spellEnd"/>
      <w:r w:rsidRPr="00EF5AF2">
        <w:rPr>
          <w:lang w:val="en-US"/>
        </w:rPr>
        <w:t>()</w:t>
      </w:r>
    </w:p>
    <w:p w14:paraId="4A74D0A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7E74D81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Центр</w:t>
      </w:r>
      <w:r w:rsidRPr="00EF5AF2">
        <w:rPr>
          <w:lang w:val="en-US"/>
        </w:rPr>
        <w:t xml:space="preserve"> </w:t>
      </w:r>
      <w:r w:rsidRPr="00EF5AF2">
        <w:t>экрана</w:t>
      </w:r>
    </w:p>
    <w:p w14:paraId="639343F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self.center</w:t>
      </w:r>
      <w:proofErr w:type="gramEnd"/>
      <w:r w:rsidRPr="00EF5AF2">
        <w:rPr>
          <w:lang w:val="en-US"/>
        </w:rPr>
        <w:t>_x</w:t>
      </w:r>
      <w:proofErr w:type="spellEnd"/>
      <w:r w:rsidRPr="00EF5AF2">
        <w:rPr>
          <w:lang w:val="en-US"/>
        </w:rPr>
        <w:t xml:space="preserve"> = WIDTH // 2</w:t>
      </w:r>
    </w:p>
    <w:p w14:paraId="23A28756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t>self.center</w:t>
      </w:r>
      <w:proofErr w:type="gramEnd"/>
      <w:r w:rsidRPr="00EF5AF2">
        <w:t>_y</w:t>
      </w:r>
      <w:proofErr w:type="spellEnd"/>
      <w:r w:rsidRPr="00EF5AF2">
        <w:t xml:space="preserve"> = HEIGHT // 2</w:t>
      </w:r>
    </w:p>
    <w:p w14:paraId="2D2EC1B7" w14:textId="77777777" w:rsidR="00EF5AF2" w:rsidRPr="00EF5AF2" w:rsidRDefault="00EF5AF2" w:rsidP="00EF5AF2">
      <w:pPr>
        <w:spacing w:after="0"/>
      </w:pPr>
      <w:r w:rsidRPr="00EF5AF2">
        <w:t xml:space="preserve">        </w:t>
      </w:r>
    </w:p>
    <w:p w14:paraId="75CA4A4A" w14:textId="77777777" w:rsidR="00EF5AF2" w:rsidRPr="00EF5AF2" w:rsidRDefault="00EF5AF2" w:rsidP="00EF5AF2">
      <w:pPr>
        <w:spacing w:after="0"/>
      </w:pPr>
      <w:r w:rsidRPr="00EF5AF2">
        <w:t>        # Параметры управления</w:t>
      </w:r>
    </w:p>
    <w:p w14:paraId="6C90FDA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</w:t>
      </w:r>
      <w:proofErr w:type="spellStart"/>
      <w:proofErr w:type="gramStart"/>
      <w:r w:rsidRPr="00EF5AF2">
        <w:rPr>
          <w:lang w:val="en-US"/>
        </w:rPr>
        <w:t>self.speed</w:t>
      </w:r>
      <w:proofErr w:type="gramEnd"/>
      <w:r w:rsidRPr="00EF5AF2">
        <w:rPr>
          <w:lang w:val="en-US"/>
        </w:rPr>
        <w:t>_multiplier</w:t>
      </w:r>
      <w:proofErr w:type="spellEnd"/>
      <w:r w:rsidRPr="00EF5AF2">
        <w:rPr>
          <w:lang w:val="en-US"/>
        </w:rPr>
        <w:t xml:space="preserve"> = 1.0</w:t>
      </w:r>
    </w:p>
    <w:p w14:paraId="115FEAC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self.zoom</w:t>
      </w:r>
      <w:proofErr w:type="spellEnd"/>
      <w:proofErr w:type="gramEnd"/>
      <w:r w:rsidRPr="00EF5AF2">
        <w:rPr>
          <w:lang w:val="en-US"/>
        </w:rPr>
        <w:t xml:space="preserve"> = 1.0</w:t>
      </w:r>
    </w:p>
    <w:p w14:paraId="27BE988E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self.paused</w:t>
      </w:r>
      <w:proofErr w:type="spellEnd"/>
      <w:proofErr w:type="gramEnd"/>
      <w:r w:rsidRPr="00EF5AF2">
        <w:rPr>
          <w:lang w:val="en-US"/>
        </w:rPr>
        <w:t xml:space="preserve"> = False</w:t>
      </w:r>
    </w:p>
    <w:p w14:paraId="55EF454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self.show</w:t>
      </w:r>
      <w:proofErr w:type="gramEnd"/>
      <w:r w:rsidRPr="00EF5AF2">
        <w:rPr>
          <w:lang w:val="en-US"/>
        </w:rPr>
        <w:t>_orbits</w:t>
      </w:r>
      <w:proofErr w:type="spellEnd"/>
      <w:r w:rsidRPr="00EF5AF2">
        <w:rPr>
          <w:lang w:val="en-US"/>
        </w:rPr>
        <w:t xml:space="preserve"> = True</w:t>
      </w:r>
    </w:p>
    <w:p w14:paraId="57413F0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self.show</w:t>
      </w:r>
      <w:proofErr w:type="gramEnd"/>
      <w:r w:rsidRPr="00EF5AF2">
        <w:rPr>
          <w:lang w:val="en-US"/>
        </w:rPr>
        <w:t>_stars</w:t>
      </w:r>
      <w:proofErr w:type="spellEnd"/>
      <w:r w:rsidRPr="00EF5AF2">
        <w:rPr>
          <w:lang w:val="en-US"/>
        </w:rPr>
        <w:t xml:space="preserve"> = True</w:t>
      </w:r>
    </w:p>
    <w:p w14:paraId="7D1CF7DD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5B5DDC2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Звезды</w:t>
      </w:r>
      <w:r w:rsidRPr="00EF5AF2">
        <w:rPr>
          <w:lang w:val="en-US"/>
        </w:rPr>
        <w:t xml:space="preserve"> </w:t>
      </w:r>
      <w:r w:rsidRPr="00EF5AF2">
        <w:t>для</w:t>
      </w:r>
      <w:r w:rsidRPr="00EF5AF2">
        <w:rPr>
          <w:lang w:val="en-US"/>
        </w:rPr>
        <w:t xml:space="preserve"> </w:t>
      </w:r>
      <w:r w:rsidRPr="00EF5AF2">
        <w:t>фона</w:t>
      </w:r>
    </w:p>
    <w:p w14:paraId="3AD4DD8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self.stars</w:t>
      </w:r>
      <w:proofErr w:type="spellEnd"/>
      <w:proofErr w:type="gramEnd"/>
      <w:r w:rsidRPr="00EF5AF2">
        <w:rPr>
          <w:lang w:val="en-US"/>
        </w:rPr>
        <w:t xml:space="preserve"> = [(</w:t>
      </w:r>
      <w:proofErr w:type="spellStart"/>
      <w:r w:rsidRPr="00EF5AF2">
        <w:rPr>
          <w:lang w:val="en-US"/>
        </w:rPr>
        <w:t>random.randint</w:t>
      </w:r>
      <w:proofErr w:type="spellEnd"/>
      <w:r w:rsidRPr="00EF5AF2">
        <w:rPr>
          <w:lang w:val="en-US"/>
        </w:rPr>
        <w:t xml:space="preserve">(0, WIDTH), </w:t>
      </w:r>
      <w:proofErr w:type="spellStart"/>
      <w:r w:rsidRPr="00EF5AF2">
        <w:rPr>
          <w:lang w:val="en-US"/>
        </w:rPr>
        <w:t>random.randint</w:t>
      </w:r>
      <w:proofErr w:type="spellEnd"/>
      <w:r w:rsidRPr="00EF5AF2">
        <w:rPr>
          <w:lang w:val="en-US"/>
        </w:rPr>
        <w:t xml:space="preserve">(0, HEIGHT), </w:t>
      </w:r>
    </w:p>
    <w:p w14:paraId="13425CF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  </w:t>
      </w:r>
      <w:proofErr w:type="spellStart"/>
      <w:proofErr w:type="gramStart"/>
      <w:r w:rsidRPr="00EF5AF2">
        <w:rPr>
          <w:lang w:val="en-US"/>
        </w:rPr>
        <w:t>random.randint</w:t>
      </w:r>
      <w:proofErr w:type="spellEnd"/>
      <w:proofErr w:type="gramEnd"/>
      <w:r w:rsidRPr="00EF5AF2">
        <w:rPr>
          <w:lang w:val="en-US"/>
        </w:rPr>
        <w:t>(1, 3)) for _ in range(200)]</w:t>
      </w:r>
    </w:p>
    <w:p w14:paraId="73F4D43B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127EC23D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</w:t>
      </w:r>
      <w:r w:rsidRPr="00EF5AF2">
        <w:t># Инициализация планет с научно обоснованными относительными параметрами</w:t>
      </w:r>
    </w:p>
    <w:p w14:paraId="23EE59BB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</w:t>
      </w:r>
      <w:proofErr w:type="spellStart"/>
      <w:proofErr w:type="gramStart"/>
      <w:r w:rsidRPr="00EF5AF2">
        <w:rPr>
          <w:lang w:val="en-US"/>
        </w:rPr>
        <w:t>self.planets</w:t>
      </w:r>
      <w:proofErr w:type="spellEnd"/>
      <w:proofErr w:type="gramEnd"/>
      <w:r w:rsidRPr="00EF5AF2">
        <w:rPr>
          <w:lang w:val="en-US"/>
        </w:rPr>
        <w:t xml:space="preserve"> = [</w:t>
      </w:r>
    </w:p>
    <w:p w14:paraId="09F51DE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gramStart"/>
      <w:r w:rsidRPr="00EF5AF2">
        <w:rPr>
          <w:lang w:val="en-US"/>
        </w:rPr>
        <w:t>Planet(</w:t>
      </w:r>
      <w:proofErr w:type="gramEnd"/>
      <w:r w:rsidRPr="00EF5AF2">
        <w:rPr>
          <w:lang w:val="en-US"/>
        </w:rPr>
        <w:t>"</w:t>
      </w:r>
      <w:r w:rsidRPr="00EF5AF2">
        <w:t>Меркурий</w:t>
      </w:r>
      <w:r w:rsidRPr="00EF5AF2">
        <w:rPr>
          <w:lang w:val="en-US"/>
        </w:rPr>
        <w:t>", 1.0, 0.04, 6, GRAY, 0),</w:t>
      </w:r>
    </w:p>
    <w:p w14:paraId="1B89A90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gramStart"/>
      <w:r w:rsidRPr="00EF5AF2">
        <w:rPr>
          <w:lang w:val="en-US"/>
        </w:rPr>
        <w:t>Planet(</w:t>
      </w:r>
      <w:proofErr w:type="gramEnd"/>
      <w:r w:rsidRPr="00EF5AF2">
        <w:rPr>
          <w:lang w:val="en-US"/>
        </w:rPr>
        <w:t>"</w:t>
      </w:r>
      <w:r w:rsidRPr="00EF5AF2">
        <w:t>Венера</w:t>
      </w:r>
      <w:r w:rsidRPr="00EF5AF2">
        <w:rPr>
          <w:lang w:val="en-US"/>
        </w:rPr>
        <w:t>", 1.5, 0.03, 10, ORANGE, 45),</w:t>
      </w:r>
    </w:p>
    <w:p w14:paraId="0B2701B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gramStart"/>
      <w:r w:rsidRPr="00EF5AF2">
        <w:rPr>
          <w:lang w:val="en-US"/>
        </w:rPr>
        <w:t>Planet(</w:t>
      </w:r>
      <w:proofErr w:type="gramEnd"/>
      <w:r w:rsidRPr="00EF5AF2">
        <w:rPr>
          <w:lang w:val="en-US"/>
        </w:rPr>
        <w:t>"</w:t>
      </w:r>
      <w:r w:rsidRPr="00EF5AF2">
        <w:t>Земля</w:t>
      </w:r>
      <w:r w:rsidRPr="00EF5AF2">
        <w:rPr>
          <w:lang w:val="en-US"/>
        </w:rPr>
        <w:t>", 2.0, 0.025, 11, BLUE, 90),</w:t>
      </w:r>
    </w:p>
    <w:p w14:paraId="7278659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gramStart"/>
      <w:r w:rsidRPr="00EF5AF2">
        <w:rPr>
          <w:lang w:val="en-US"/>
        </w:rPr>
        <w:t>Planet(</w:t>
      </w:r>
      <w:proofErr w:type="gramEnd"/>
      <w:r w:rsidRPr="00EF5AF2">
        <w:rPr>
          <w:lang w:val="en-US"/>
        </w:rPr>
        <w:t>"</w:t>
      </w:r>
      <w:r w:rsidRPr="00EF5AF2">
        <w:t>Марс</w:t>
      </w:r>
      <w:r w:rsidRPr="00EF5AF2">
        <w:rPr>
          <w:lang w:val="en-US"/>
        </w:rPr>
        <w:t>", 2.6, 0.02, 8, RED, 135),</w:t>
      </w:r>
    </w:p>
    <w:p w14:paraId="0FDF76CE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gramStart"/>
      <w:r w:rsidRPr="00EF5AF2">
        <w:rPr>
          <w:lang w:val="en-US"/>
        </w:rPr>
        <w:t>Planet(</w:t>
      </w:r>
      <w:proofErr w:type="gramEnd"/>
      <w:r w:rsidRPr="00EF5AF2">
        <w:rPr>
          <w:lang w:val="en-US"/>
        </w:rPr>
        <w:t>"</w:t>
      </w:r>
      <w:r w:rsidRPr="00EF5AF2">
        <w:t>Юпитер</w:t>
      </w:r>
      <w:r w:rsidRPr="00EF5AF2">
        <w:rPr>
          <w:lang w:val="en-US"/>
        </w:rPr>
        <w:t>", 3.8, 0.012, 22, (205, 133, 63), 180),</w:t>
      </w:r>
    </w:p>
    <w:p w14:paraId="0ADD820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gramStart"/>
      <w:r w:rsidRPr="00EF5AF2">
        <w:rPr>
          <w:lang w:val="en-US"/>
        </w:rPr>
        <w:t>Planet(</w:t>
      </w:r>
      <w:proofErr w:type="gramEnd"/>
      <w:r w:rsidRPr="00EF5AF2">
        <w:rPr>
          <w:lang w:val="en-US"/>
        </w:rPr>
        <w:t>"</w:t>
      </w:r>
      <w:r w:rsidRPr="00EF5AF2">
        <w:t>Сатурн</w:t>
      </w:r>
      <w:r w:rsidRPr="00EF5AF2">
        <w:rPr>
          <w:lang w:val="en-US"/>
        </w:rPr>
        <w:t xml:space="preserve">", 5.0, 0.009, 18, GOLD, 225, </w:t>
      </w:r>
      <w:proofErr w:type="spellStart"/>
      <w:r w:rsidRPr="00EF5AF2">
        <w:rPr>
          <w:lang w:val="en-US"/>
        </w:rPr>
        <w:t>has_rings</w:t>
      </w:r>
      <w:proofErr w:type="spellEnd"/>
      <w:r w:rsidRPr="00EF5AF2">
        <w:rPr>
          <w:lang w:val="en-US"/>
        </w:rPr>
        <w:t>=True),</w:t>
      </w:r>
    </w:p>
    <w:p w14:paraId="6ED0E03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gramStart"/>
      <w:r w:rsidRPr="00EF5AF2">
        <w:rPr>
          <w:lang w:val="en-US"/>
        </w:rPr>
        <w:t>Planet(</w:t>
      </w:r>
      <w:proofErr w:type="gramEnd"/>
      <w:r w:rsidRPr="00EF5AF2">
        <w:rPr>
          <w:lang w:val="en-US"/>
        </w:rPr>
        <w:t>"</w:t>
      </w:r>
      <w:r w:rsidRPr="00EF5AF2">
        <w:t>Уран</w:t>
      </w:r>
      <w:r w:rsidRPr="00EF5AF2">
        <w:rPr>
          <w:lang w:val="en-US"/>
        </w:rPr>
        <w:t>", 6.0, 0.006, 14, CYAN, 270),</w:t>
      </w:r>
    </w:p>
    <w:p w14:paraId="5E3669E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gramStart"/>
      <w:r w:rsidRPr="00EF5AF2">
        <w:rPr>
          <w:lang w:val="en-US"/>
        </w:rPr>
        <w:t>Planet(</w:t>
      </w:r>
      <w:proofErr w:type="gramEnd"/>
      <w:r w:rsidRPr="00EF5AF2">
        <w:rPr>
          <w:lang w:val="en-US"/>
        </w:rPr>
        <w:t>"</w:t>
      </w:r>
      <w:r w:rsidRPr="00EF5AF2">
        <w:t>Нептун</w:t>
      </w:r>
      <w:r w:rsidRPr="00EF5AF2">
        <w:rPr>
          <w:lang w:val="en-US"/>
        </w:rPr>
        <w:t>", 7.0, 0.005, 13, DARK_BLUE, 315)</w:t>
      </w:r>
    </w:p>
    <w:p w14:paraId="6888DD1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    ]</w:t>
      </w:r>
    </w:p>
    <w:p w14:paraId="65969AF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5DC3C6E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Шрифты</w:t>
      </w:r>
    </w:p>
    <w:p w14:paraId="3AB174B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self.font_large</w:t>
      </w:r>
      <w:proofErr w:type="spell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pygame.</w:t>
      </w:r>
      <w:proofErr w:type="gramStart"/>
      <w:r w:rsidRPr="00EF5AF2">
        <w:rPr>
          <w:lang w:val="en-US"/>
        </w:rPr>
        <w:t>font.SysFont</w:t>
      </w:r>
      <w:proofErr w:type="spellEnd"/>
      <w:proofErr w:type="gramEnd"/>
      <w:r w:rsidRPr="00EF5AF2">
        <w:rPr>
          <w:lang w:val="en-US"/>
        </w:rPr>
        <w:t>('Arial', 24, bold=True)</w:t>
      </w:r>
    </w:p>
    <w:p w14:paraId="44D7553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self.font_medium</w:t>
      </w:r>
      <w:proofErr w:type="spell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pygame.</w:t>
      </w:r>
      <w:proofErr w:type="gramStart"/>
      <w:r w:rsidRPr="00EF5AF2">
        <w:rPr>
          <w:lang w:val="en-US"/>
        </w:rPr>
        <w:t>font.SysFont</w:t>
      </w:r>
      <w:proofErr w:type="spellEnd"/>
      <w:proofErr w:type="gramEnd"/>
      <w:r w:rsidRPr="00EF5AF2">
        <w:rPr>
          <w:lang w:val="en-US"/>
        </w:rPr>
        <w:t>('Arial', 18)</w:t>
      </w:r>
    </w:p>
    <w:p w14:paraId="13EC01E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self.font_small</w:t>
      </w:r>
      <w:proofErr w:type="spell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pygame.</w:t>
      </w:r>
      <w:proofErr w:type="gramStart"/>
      <w:r w:rsidRPr="00EF5AF2">
        <w:rPr>
          <w:lang w:val="en-US"/>
        </w:rPr>
        <w:t>font.SysFont</w:t>
      </w:r>
      <w:proofErr w:type="spellEnd"/>
      <w:proofErr w:type="gramEnd"/>
      <w:r w:rsidRPr="00EF5AF2">
        <w:rPr>
          <w:lang w:val="en-US"/>
        </w:rPr>
        <w:t>('Arial', 14)</w:t>
      </w:r>
    </w:p>
    <w:p w14:paraId="6012EC1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50F8060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def </w:t>
      </w:r>
      <w:proofErr w:type="spellStart"/>
      <w:r w:rsidRPr="00EF5AF2">
        <w:rPr>
          <w:lang w:val="en-US"/>
        </w:rPr>
        <w:t>handle_events</w:t>
      </w:r>
      <w:proofErr w:type="spellEnd"/>
      <w:r w:rsidRPr="00EF5AF2">
        <w:rPr>
          <w:lang w:val="en-US"/>
        </w:rPr>
        <w:t>(self):</w:t>
      </w:r>
    </w:p>
    <w:p w14:paraId="560BDB9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for event in </w:t>
      </w:r>
      <w:proofErr w:type="spellStart"/>
      <w:proofErr w:type="gramStart"/>
      <w:r w:rsidRPr="00EF5AF2">
        <w:rPr>
          <w:lang w:val="en-US"/>
        </w:rPr>
        <w:t>pygame.event.get</w:t>
      </w:r>
      <w:proofErr w:type="spellEnd"/>
      <w:r w:rsidRPr="00EF5AF2">
        <w:rPr>
          <w:lang w:val="en-US"/>
        </w:rPr>
        <w:t>(</w:t>
      </w:r>
      <w:proofErr w:type="gramEnd"/>
      <w:r w:rsidRPr="00EF5AF2">
        <w:rPr>
          <w:lang w:val="en-US"/>
        </w:rPr>
        <w:t>):</w:t>
      </w:r>
    </w:p>
    <w:p w14:paraId="1FF3E74E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if </w:t>
      </w:r>
      <w:proofErr w:type="spellStart"/>
      <w:proofErr w:type="gramStart"/>
      <w:r w:rsidRPr="00EF5AF2">
        <w:rPr>
          <w:lang w:val="en-US"/>
        </w:rPr>
        <w:t>event.type</w:t>
      </w:r>
      <w:proofErr w:type="spellEnd"/>
      <w:proofErr w:type="gramEnd"/>
      <w:r w:rsidRPr="00EF5AF2">
        <w:rPr>
          <w:lang w:val="en-US"/>
        </w:rPr>
        <w:t xml:space="preserve"> == </w:t>
      </w:r>
      <w:proofErr w:type="spellStart"/>
      <w:r w:rsidRPr="00EF5AF2">
        <w:rPr>
          <w:lang w:val="en-US"/>
        </w:rPr>
        <w:t>pygame.QUIT</w:t>
      </w:r>
      <w:proofErr w:type="spellEnd"/>
      <w:r w:rsidRPr="00EF5AF2">
        <w:rPr>
          <w:lang w:val="en-US"/>
        </w:rPr>
        <w:t>:</w:t>
      </w:r>
    </w:p>
    <w:p w14:paraId="6AFD5EB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            return False</w:t>
      </w:r>
    </w:p>
    <w:p w14:paraId="1526B7D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</w:p>
    <w:p w14:paraId="0966AF2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elif</w:t>
      </w:r>
      <w:proofErr w:type="spellEnd"/>
      <w:r w:rsidRPr="00EF5AF2">
        <w:rPr>
          <w:lang w:val="en-US"/>
        </w:rPr>
        <w:t xml:space="preserve"> </w:t>
      </w:r>
      <w:proofErr w:type="spellStart"/>
      <w:proofErr w:type="gramStart"/>
      <w:r w:rsidRPr="00EF5AF2">
        <w:rPr>
          <w:lang w:val="en-US"/>
        </w:rPr>
        <w:t>event.type</w:t>
      </w:r>
      <w:proofErr w:type="spellEnd"/>
      <w:proofErr w:type="gramEnd"/>
      <w:r w:rsidRPr="00EF5AF2">
        <w:rPr>
          <w:lang w:val="en-US"/>
        </w:rPr>
        <w:t xml:space="preserve"> == </w:t>
      </w:r>
      <w:proofErr w:type="spellStart"/>
      <w:r w:rsidRPr="00EF5AF2">
        <w:rPr>
          <w:lang w:val="en-US"/>
        </w:rPr>
        <w:t>pygame.KEYDOWN</w:t>
      </w:r>
      <w:proofErr w:type="spellEnd"/>
      <w:r w:rsidRPr="00EF5AF2">
        <w:rPr>
          <w:lang w:val="en-US"/>
        </w:rPr>
        <w:t>:</w:t>
      </w:r>
    </w:p>
    <w:p w14:paraId="435A706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if </w:t>
      </w:r>
      <w:proofErr w:type="spellStart"/>
      <w:r w:rsidRPr="00EF5AF2">
        <w:rPr>
          <w:lang w:val="en-US"/>
        </w:rPr>
        <w:t>event.key</w:t>
      </w:r>
      <w:proofErr w:type="spellEnd"/>
      <w:r w:rsidRPr="00EF5AF2">
        <w:rPr>
          <w:lang w:val="en-US"/>
        </w:rPr>
        <w:t xml:space="preserve"> == </w:t>
      </w:r>
      <w:proofErr w:type="spellStart"/>
      <w:proofErr w:type="gramStart"/>
      <w:r w:rsidRPr="00EF5AF2">
        <w:rPr>
          <w:lang w:val="en-US"/>
        </w:rPr>
        <w:t>pygame.K</w:t>
      </w:r>
      <w:proofErr w:type="gramEnd"/>
      <w:r w:rsidRPr="00EF5AF2">
        <w:rPr>
          <w:lang w:val="en-US"/>
        </w:rPr>
        <w:t>_SPACE</w:t>
      </w:r>
      <w:proofErr w:type="spellEnd"/>
      <w:r w:rsidRPr="00EF5AF2">
        <w:rPr>
          <w:lang w:val="en-US"/>
        </w:rPr>
        <w:t>:</w:t>
      </w:r>
    </w:p>
    <w:p w14:paraId="7F96848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</w:t>
      </w:r>
      <w:proofErr w:type="spellStart"/>
      <w:proofErr w:type="gramStart"/>
      <w:r w:rsidRPr="00EF5AF2">
        <w:rPr>
          <w:lang w:val="en-US"/>
        </w:rPr>
        <w:t>self.paused</w:t>
      </w:r>
      <w:proofErr w:type="spellEnd"/>
      <w:proofErr w:type="gramEnd"/>
      <w:r w:rsidRPr="00EF5AF2">
        <w:rPr>
          <w:lang w:val="en-US"/>
        </w:rPr>
        <w:t xml:space="preserve"> = not </w:t>
      </w:r>
      <w:proofErr w:type="spellStart"/>
      <w:r w:rsidRPr="00EF5AF2">
        <w:rPr>
          <w:lang w:val="en-US"/>
        </w:rPr>
        <w:t>self.paused</w:t>
      </w:r>
      <w:proofErr w:type="spellEnd"/>
    </w:p>
    <w:p w14:paraId="4C66B42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</w:t>
      </w:r>
      <w:proofErr w:type="spellStart"/>
      <w:r w:rsidRPr="00EF5AF2">
        <w:rPr>
          <w:lang w:val="en-US"/>
        </w:rPr>
        <w:t>elif</w:t>
      </w:r>
      <w:proofErr w:type="spellEnd"/>
      <w:r w:rsidRPr="00EF5AF2">
        <w:rPr>
          <w:lang w:val="en-US"/>
        </w:rPr>
        <w:t xml:space="preserve"> </w:t>
      </w:r>
      <w:proofErr w:type="spellStart"/>
      <w:r w:rsidRPr="00EF5AF2">
        <w:rPr>
          <w:lang w:val="en-US"/>
        </w:rPr>
        <w:t>event.key</w:t>
      </w:r>
      <w:proofErr w:type="spellEnd"/>
      <w:r w:rsidRPr="00EF5AF2">
        <w:rPr>
          <w:lang w:val="en-US"/>
        </w:rPr>
        <w:t xml:space="preserve"> == </w:t>
      </w:r>
      <w:proofErr w:type="spellStart"/>
      <w:proofErr w:type="gramStart"/>
      <w:r w:rsidRPr="00EF5AF2">
        <w:rPr>
          <w:lang w:val="en-US"/>
        </w:rPr>
        <w:t>pygame.K</w:t>
      </w:r>
      <w:proofErr w:type="gramEnd"/>
      <w:r w:rsidRPr="00EF5AF2">
        <w:rPr>
          <w:lang w:val="en-US"/>
        </w:rPr>
        <w:t>_UP</w:t>
      </w:r>
      <w:proofErr w:type="spellEnd"/>
      <w:r w:rsidRPr="00EF5AF2">
        <w:rPr>
          <w:lang w:val="en-US"/>
        </w:rPr>
        <w:t xml:space="preserve"> or </w:t>
      </w:r>
      <w:proofErr w:type="spellStart"/>
      <w:r w:rsidRPr="00EF5AF2">
        <w:rPr>
          <w:lang w:val="en-US"/>
        </w:rPr>
        <w:t>event.key</w:t>
      </w:r>
      <w:proofErr w:type="spellEnd"/>
      <w:r w:rsidRPr="00EF5AF2">
        <w:rPr>
          <w:lang w:val="en-US"/>
        </w:rPr>
        <w:t xml:space="preserve"> == </w:t>
      </w:r>
      <w:proofErr w:type="spellStart"/>
      <w:r w:rsidRPr="00EF5AF2">
        <w:rPr>
          <w:lang w:val="en-US"/>
        </w:rPr>
        <w:t>pygame.K_w</w:t>
      </w:r>
      <w:proofErr w:type="spellEnd"/>
      <w:r w:rsidRPr="00EF5AF2">
        <w:rPr>
          <w:lang w:val="en-US"/>
        </w:rPr>
        <w:t>:</w:t>
      </w:r>
    </w:p>
    <w:p w14:paraId="1B198A0B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lastRenderedPageBreak/>
        <w:t xml:space="preserve">                    </w:t>
      </w:r>
      <w:proofErr w:type="spellStart"/>
      <w:proofErr w:type="gramStart"/>
      <w:r w:rsidRPr="00EF5AF2">
        <w:rPr>
          <w:lang w:val="en-US"/>
        </w:rPr>
        <w:t>self.speed</w:t>
      </w:r>
      <w:proofErr w:type="gramEnd"/>
      <w:r w:rsidRPr="00EF5AF2">
        <w:rPr>
          <w:lang w:val="en-US"/>
        </w:rPr>
        <w:t>_multiplier</w:t>
      </w:r>
      <w:proofErr w:type="spellEnd"/>
      <w:r w:rsidRPr="00EF5AF2">
        <w:rPr>
          <w:lang w:val="en-US"/>
        </w:rPr>
        <w:t xml:space="preserve"> = min(5.0, </w:t>
      </w:r>
      <w:proofErr w:type="spellStart"/>
      <w:r w:rsidRPr="00EF5AF2">
        <w:rPr>
          <w:lang w:val="en-US"/>
        </w:rPr>
        <w:t>self.speed_multiplier</w:t>
      </w:r>
      <w:proofErr w:type="spellEnd"/>
      <w:r w:rsidRPr="00EF5AF2">
        <w:rPr>
          <w:lang w:val="en-US"/>
        </w:rPr>
        <w:t xml:space="preserve"> + 0.5)</w:t>
      </w:r>
    </w:p>
    <w:p w14:paraId="3DD18DFB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</w:t>
      </w:r>
      <w:proofErr w:type="spellStart"/>
      <w:r w:rsidRPr="00EF5AF2">
        <w:rPr>
          <w:lang w:val="en-US"/>
        </w:rPr>
        <w:t>elif</w:t>
      </w:r>
      <w:proofErr w:type="spellEnd"/>
      <w:r w:rsidRPr="00EF5AF2">
        <w:rPr>
          <w:lang w:val="en-US"/>
        </w:rPr>
        <w:t xml:space="preserve"> </w:t>
      </w:r>
      <w:proofErr w:type="spellStart"/>
      <w:r w:rsidRPr="00EF5AF2">
        <w:rPr>
          <w:lang w:val="en-US"/>
        </w:rPr>
        <w:t>event.key</w:t>
      </w:r>
      <w:proofErr w:type="spellEnd"/>
      <w:r w:rsidRPr="00EF5AF2">
        <w:rPr>
          <w:lang w:val="en-US"/>
        </w:rPr>
        <w:t xml:space="preserve"> == </w:t>
      </w:r>
      <w:proofErr w:type="spellStart"/>
      <w:proofErr w:type="gramStart"/>
      <w:r w:rsidRPr="00EF5AF2">
        <w:rPr>
          <w:lang w:val="en-US"/>
        </w:rPr>
        <w:t>pygame.K</w:t>
      </w:r>
      <w:proofErr w:type="gramEnd"/>
      <w:r w:rsidRPr="00EF5AF2">
        <w:rPr>
          <w:lang w:val="en-US"/>
        </w:rPr>
        <w:t>_DOWN</w:t>
      </w:r>
      <w:proofErr w:type="spellEnd"/>
      <w:r w:rsidRPr="00EF5AF2">
        <w:rPr>
          <w:lang w:val="en-US"/>
        </w:rPr>
        <w:t xml:space="preserve"> or </w:t>
      </w:r>
      <w:proofErr w:type="spellStart"/>
      <w:r w:rsidRPr="00EF5AF2">
        <w:rPr>
          <w:lang w:val="en-US"/>
        </w:rPr>
        <w:t>event.key</w:t>
      </w:r>
      <w:proofErr w:type="spellEnd"/>
      <w:r w:rsidRPr="00EF5AF2">
        <w:rPr>
          <w:lang w:val="en-US"/>
        </w:rPr>
        <w:t xml:space="preserve"> == </w:t>
      </w:r>
      <w:proofErr w:type="spellStart"/>
      <w:r w:rsidRPr="00EF5AF2">
        <w:rPr>
          <w:lang w:val="en-US"/>
        </w:rPr>
        <w:t>pygame.K_s</w:t>
      </w:r>
      <w:proofErr w:type="spellEnd"/>
      <w:r w:rsidRPr="00EF5AF2">
        <w:rPr>
          <w:lang w:val="en-US"/>
        </w:rPr>
        <w:t>:</w:t>
      </w:r>
    </w:p>
    <w:p w14:paraId="2B40A2B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</w:t>
      </w:r>
      <w:proofErr w:type="spellStart"/>
      <w:proofErr w:type="gramStart"/>
      <w:r w:rsidRPr="00EF5AF2">
        <w:rPr>
          <w:lang w:val="en-US"/>
        </w:rPr>
        <w:t>self.speed</w:t>
      </w:r>
      <w:proofErr w:type="gramEnd"/>
      <w:r w:rsidRPr="00EF5AF2">
        <w:rPr>
          <w:lang w:val="en-US"/>
        </w:rPr>
        <w:t>_multiplier</w:t>
      </w:r>
      <w:proofErr w:type="spellEnd"/>
      <w:r w:rsidRPr="00EF5AF2">
        <w:rPr>
          <w:lang w:val="en-US"/>
        </w:rPr>
        <w:t xml:space="preserve"> = max(0.1, </w:t>
      </w:r>
      <w:proofErr w:type="spellStart"/>
      <w:r w:rsidRPr="00EF5AF2">
        <w:rPr>
          <w:lang w:val="en-US"/>
        </w:rPr>
        <w:t>self.speed_multiplier</w:t>
      </w:r>
      <w:proofErr w:type="spellEnd"/>
      <w:r w:rsidRPr="00EF5AF2">
        <w:rPr>
          <w:lang w:val="en-US"/>
        </w:rPr>
        <w:t xml:space="preserve"> - 0.5)</w:t>
      </w:r>
    </w:p>
    <w:p w14:paraId="69ADFED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</w:t>
      </w:r>
      <w:proofErr w:type="spellStart"/>
      <w:r w:rsidRPr="00EF5AF2">
        <w:rPr>
          <w:lang w:val="en-US"/>
        </w:rPr>
        <w:t>elif</w:t>
      </w:r>
      <w:proofErr w:type="spellEnd"/>
      <w:r w:rsidRPr="00EF5AF2">
        <w:rPr>
          <w:lang w:val="en-US"/>
        </w:rPr>
        <w:t xml:space="preserve"> </w:t>
      </w:r>
      <w:proofErr w:type="spellStart"/>
      <w:r w:rsidRPr="00EF5AF2">
        <w:rPr>
          <w:lang w:val="en-US"/>
        </w:rPr>
        <w:t>event.key</w:t>
      </w:r>
      <w:proofErr w:type="spellEnd"/>
      <w:r w:rsidRPr="00EF5AF2">
        <w:rPr>
          <w:lang w:val="en-US"/>
        </w:rPr>
        <w:t xml:space="preserve"> == </w:t>
      </w:r>
      <w:proofErr w:type="spellStart"/>
      <w:proofErr w:type="gramStart"/>
      <w:r w:rsidRPr="00EF5AF2">
        <w:rPr>
          <w:lang w:val="en-US"/>
        </w:rPr>
        <w:t>pygame.K</w:t>
      </w:r>
      <w:proofErr w:type="gramEnd"/>
      <w:r w:rsidRPr="00EF5AF2">
        <w:rPr>
          <w:lang w:val="en-US"/>
        </w:rPr>
        <w:t>_o</w:t>
      </w:r>
      <w:proofErr w:type="spellEnd"/>
      <w:r w:rsidRPr="00EF5AF2">
        <w:rPr>
          <w:lang w:val="en-US"/>
        </w:rPr>
        <w:t>:</w:t>
      </w:r>
    </w:p>
    <w:p w14:paraId="53178F0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</w:t>
      </w:r>
      <w:proofErr w:type="spellStart"/>
      <w:proofErr w:type="gramStart"/>
      <w:r w:rsidRPr="00EF5AF2">
        <w:rPr>
          <w:lang w:val="en-US"/>
        </w:rPr>
        <w:t>self.show</w:t>
      </w:r>
      <w:proofErr w:type="gramEnd"/>
      <w:r w:rsidRPr="00EF5AF2">
        <w:rPr>
          <w:lang w:val="en-US"/>
        </w:rPr>
        <w:t>_orbits</w:t>
      </w:r>
      <w:proofErr w:type="spellEnd"/>
      <w:r w:rsidRPr="00EF5AF2">
        <w:rPr>
          <w:lang w:val="en-US"/>
        </w:rPr>
        <w:t xml:space="preserve"> = not </w:t>
      </w:r>
      <w:proofErr w:type="spellStart"/>
      <w:r w:rsidRPr="00EF5AF2">
        <w:rPr>
          <w:lang w:val="en-US"/>
        </w:rPr>
        <w:t>self.show_orbits</w:t>
      </w:r>
      <w:proofErr w:type="spellEnd"/>
    </w:p>
    <w:p w14:paraId="49D797A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</w:t>
      </w:r>
      <w:proofErr w:type="spellStart"/>
      <w:r w:rsidRPr="00EF5AF2">
        <w:rPr>
          <w:lang w:val="en-US"/>
        </w:rPr>
        <w:t>elif</w:t>
      </w:r>
      <w:proofErr w:type="spellEnd"/>
      <w:r w:rsidRPr="00EF5AF2">
        <w:rPr>
          <w:lang w:val="en-US"/>
        </w:rPr>
        <w:t xml:space="preserve"> </w:t>
      </w:r>
      <w:proofErr w:type="spellStart"/>
      <w:r w:rsidRPr="00EF5AF2">
        <w:rPr>
          <w:lang w:val="en-US"/>
        </w:rPr>
        <w:t>event.key</w:t>
      </w:r>
      <w:proofErr w:type="spellEnd"/>
      <w:r w:rsidRPr="00EF5AF2">
        <w:rPr>
          <w:lang w:val="en-US"/>
        </w:rPr>
        <w:t xml:space="preserve"> == </w:t>
      </w:r>
      <w:proofErr w:type="spellStart"/>
      <w:proofErr w:type="gramStart"/>
      <w:r w:rsidRPr="00EF5AF2">
        <w:rPr>
          <w:lang w:val="en-US"/>
        </w:rPr>
        <w:t>pygame.K</w:t>
      </w:r>
      <w:proofErr w:type="gramEnd"/>
      <w:r w:rsidRPr="00EF5AF2">
        <w:rPr>
          <w:lang w:val="en-US"/>
        </w:rPr>
        <w:t>_r</w:t>
      </w:r>
      <w:proofErr w:type="spellEnd"/>
      <w:r w:rsidRPr="00EF5AF2">
        <w:rPr>
          <w:lang w:val="en-US"/>
        </w:rPr>
        <w:t>:</w:t>
      </w:r>
    </w:p>
    <w:p w14:paraId="6EE0ADEA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# </w:t>
      </w:r>
      <w:r w:rsidRPr="00EF5AF2">
        <w:t>Сброс</w:t>
      </w:r>
      <w:r w:rsidRPr="00EF5AF2">
        <w:rPr>
          <w:lang w:val="en-US"/>
        </w:rPr>
        <w:t xml:space="preserve"> </w:t>
      </w:r>
      <w:r w:rsidRPr="00EF5AF2">
        <w:t>параметров</w:t>
      </w:r>
    </w:p>
    <w:p w14:paraId="3C7CCD3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</w:t>
      </w:r>
      <w:proofErr w:type="spellStart"/>
      <w:proofErr w:type="gramStart"/>
      <w:r w:rsidRPr="00EF5AF2">
        <w:rPr>
          <w:lang w:val="en-US"/>
        </w:rPr>
        <w:t>self.speed</w:t>
      </w:r>
      <w:proofErr w:type="gramEnd"/>
      <w:r w:rsidRPr="00EF5AF2">
        <w:rPr>
          <w:lang w:val="en-US"/>
        </w:rPr>
        <w:t>_multiplier</w:t>
      </w:r>
      <w:proofErr w:type="spellEnd"/>
      <w:r w:rsidRPr="00EF5AF2">
        <w:rPr>
          <w:lang w:val="en-US"/>
        </w:rPr>
        <w:t xml:space="preserve"> = 1.0</w:t>
      </w:r>
    </w:p>
    <w:p w14:paraId="1AD97D5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</w:t>
      </w:r>
      <w:proofErr w:type="spellStart"/>
      <w:proofErr w:type="gramStart"/>
      <w:r w:rsidRPr="00EF5AF2">
        <w:rPr>
          <w:lang w:val="en-US"/>
        </w:rPr>
        <w:t>self.zoom</w:t>
      </w:r>
      <w:proofErr w:type="spellEnd"/>
      <w:proofErr w:type="gramEnd"/>
      <w:r w:rsidRPr="00EF5AF2">
        <w:rPr>
          <w:lang w:val="en-US"/>
        </w:rPr>
        <w:t xml:space="preserve"> = 1.0</w:t>
      </w:r>
    </w:p>
    <w:p w14:paraId="24AA3B9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</w:t>
      </w:r>
      <w:proofErr w:type="spellStart"/>
      <w:r w:rsidRPr="00EF5AF2">
        <w:rPr>
          <w:lang w:val="en-US"/>
        </w:rPr>
        <w:t>elif</w:t>
      </w:r>
      <w:proofErr w:type="spellEnd"/>
      <w:r w:rsidRPr="00EF5AF2">
        <w:rPr>
          <w:lang w:val="en-US"/>
        </w:rPr>
        <w:t xml:space="preserve"> </w:t>
      </w:r>
      <w:proofErr w:type="spellStart"/>
      <w:r w:rsidRPr="00EF5AF2">
        <w:rPr>
          <w:lang w:val="en-US"/>
        </w:rPr>
        <w:t>event.key</w:t>
      </w:r>
      <w:proofErr w:type="spellEnd"/>
      <w:r w:rsidRPr="00EF5AF2">
        <w:rPr>
          <w:lang w:val="en-US"/>
        </w:rPr>
        <w:t xml:space="preserve"> == </w:t>
      </w:r>
      <w:proofErr w:type="spellStart"/>
      <w:proofErr w:type="gramStart"/>
      <w:r w:rsidRPr="00EF5AF2">
        <w:rPr>
          <w:lang w:val="en-US"/>
        </w:rPr>
        <w:t>pygame.K</w:t>
      </w:r>
      <w:proofErr w:type="gramEnd"/>
      <w:r w:rsidRPr="00EF5AF2">
        <w:rPr>
          <w:lang w:val="en-US"/>
        </w:rPr>
        <w:t>_q</w:t>
      </w:r>
      <w:proofErr w:type="spellEnd"/>
      <w:r w:rsidRPr="00EF5AF2">
        <w:rPr>
          <w:lang w:val="en-US"/>
        </w:rPr>
        <w:t>:</w:t>
      </w:r>
    </w:p>
    <w:p w14:paraId="31BCC02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                return False</w:t>
      </w:r>
    </w:p>
    <w:p w14:paraId="3125AAF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</w:p>
    <w:p w14:paraId="0D1D4C3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elif</w:t>
      </w:r>
      <w:proofErr w:type="spellEnd"/>
      <w:r w:rsidRPr="00EF5AF2">
        <w:rPr>
          <w:lang w:val="en-US"/>
        </w:rPr>
        <w:t xml:space="preserve"> </w:t>
      </w:r>
      <w:proofErr w:type="spellStart"/>
      <w:proofErr w:type="gramStart"/>
      <w:r w:rsidRPr="00EF5AF2">
        <w:rPr>
          <w:lang w:val="en-US"/>
        </w:rPr>
        <w:t>event.type</w:t>
      </w:r>
      <w:proofErr w:type="spellEnd"/>
      <w:proofErr w:type="gramEnd"/>
      <w:r w:rsidRPr="00EF5AF2">
        <w:rPr>
          <w:lang w:val="en-US"/>
        </w:rPr>
        <w:t xml:space="preserve"> == </w:t>
      </w:r>
      <w:proofErr w:type="spellStart"/>
      <w:r w:rsidRPr="00EF5AF2">
        <w:rPr>
          <w:lang w:val="en-US"/>
        </w:rPr>
        <w:t>pygame.MOUSEWHEEL</w:t>
      </w:r>
      <w:proofErr w:type="spellEnd"/>
      <w:r w:rsidRPr="00EF5AF2">
        <w:rPr>
          <w:lang w:val="en-US"/>
        </w:rPr>
        <w:t>:</w:t>
      </w:r>
    </w:p>
    <w:p w14:paraId="38014BBF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        </w:t>
      </w:r>
      <w:r w:rsidRPr="00EF5AF2">
        <w:t># Масштабирование колесиком мыши</w:t>
      </w:r>
    </w:p>
    <w:p w14:paraId="24C3A499" w14:textId="77777777" w:rsidR="00EF5AF2" w:rsidRPr="00EF5AF2" w:rsidRDefault="00EF5AF2" w:rsidP="00EF5AF2">
      <w:pPr>
        <w:spacing w:after="0"/>
      </w:pPr>
      <w:r w:rsidRPr="00EF5AF2">
        <w:t xml:space="preserve">                </w:t>
      </w:r>
      <w:proofErr w:type="spellStart"/>
      <w:r w:rsidRPr="00EF5AF2">
        <w:t>if</w:t>
      </w:r>
      <w:proofErr w:type="spellEnd"/>
      <w:r w:rsidRPr="00EF5AF2">
        <w:t xml:space="preserve"> </w:t>
      </w:r>
      <w:proofErr w:type="spellStart"/>
      <w:proofErr w:type="gramStart"/>
      <w:r w:rsidRPr="00EF5AF2">
        <w:t>event.y</w:t>
      </w:r>
      <w:proofErr w:type="spellEnd"/>
      <w:proofErr w:type="gramEnd"/>
      <w:r w:rsidRPr="00EF5AF2">
        <w:t xml:space="preserve"> &gt; 0:</w:t>
      </w:r>
    </w:p>
    <w:p w14:paraId="008E3CA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            </w:t>
      </w:r>
      <w:proofErr w:type="spellStart"/>
      <w:proofErr w:type="gramStart"/>
      <w:r w:rsidRPr="00EF5AF2">
        <w:rPr>
          <w:lang w:val="en-US"/>
        </w:rPr>
        <w:t>self.zoom</w:t>
      </w:r>
      <w:proofErr w:type="spellEnd"/>
      <w:proofErr w:type="gramEnd"/>
      <w:r w:rsidRPr="00EF5AF2">
        <w:rPr>
          <w:lang w:val="en-US"/>
        </w:rPr>
        <w:t xml:space="preserve"> = min(2.0, </w:t>
      </w:r>
      <w:proofErr w:type="spellStart"/>
      <w:r w:rsidRPr="00EF5AF2">
        <w:rPr>
          <w:lang w:val="en-US"/>
        </w:rPr>
        <w:t>self.zoom</w:t>
      </w:r>
      <w:proofErr w:type="spellEnd"/>
      <w:r w:rsidRPr="00EF5AF2">
        <w:rPr>
          <w:lang w:val="en-US"/>
        </w:rPr>
        <w:t xml:space="preserve"> * 1.1)</w:t>
      </w:r>
    </w:p>
    <w:p w14:paraId="6BB8A50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            else:</w:t>
      </w:r>
    </w:p>
    <w:p w14:paraId="25A10F9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</w:t>
      </w:r>
      <w:proofErr w:type="spellStart"/>
      <w:proofErr w:type="gramStart"/>
      <w:r w:rsidRPr="00EF5AF2">
        <w:rPr>
          <w:lang w:val="en-US"/>
        </w:rPr>
        <w:t>self.zoom</w:t>
      </w:r>
      <w:proofErr w:type="spellEnd"/>
      <w:proofErr w:type="gramEnd"/>
      <w:r w:rsidRPr="00EF5AF2">
        <w:rPr>
          <w:lang w:val="en-US"/>
        </w:rPr>
        <w:t xml:space="preserve"> = max(0.3, </w:t>
      </w:r>
      <w:proofErr w:type="spellStart"/>
      <w:r w:rsidRPr="00EF5AF2">
        <w:rPr>
          <w:lang w:val="en-US"/>
        </w:rPr>
        <w:t>self.zoom</w:t>
      </w:r>
      <w:proofErr w:type="spellEnd"/>
      <w:r w:rsidRPr="00EF5AF2">
        <w:rPr>
          <w:lang w:val="en-US"/>
        </w:rPr>
        <w:t xml:space="preserve"> / 1.1)</w:t>
      </w:r>
    </w:p>
    <w:p w14:paraId="2EE0ACEA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</w:p>
    <w:p w14:paraId="7C564D4B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elif</w:t>
      </w:r>
      <w:proofErr w:type="spellEnd"/>
      <w:r w:rsidRPr="00EF5AF2">
        <w:rPr>
          <w:lang w:val="en-US"/>
        </w:rPr>
        <w:t xml:space="preserve"> </w:t>
      </w:r>
      <w:proofErr w:type="spellStart"/>
      <w:proofErr w:type="gramStart"/>
      <w:r w:rsidRPr="00EF5AF2">
        <w:rPr>
          <w:lang w:val="en-US"/>
        </w:rPr>
        <w:t>event.type</w:t>
      </w:r>
      <w:proofErr w:type="spellEnd"/>
      <w:proofErr w:type="gramEnd"/>
      <w:r w:rsidRPr="00EF5AF2">
        <w:rPr>
          <w:lang w:val="en-US"/>
        </w:rPr>
        <w:t xml:space="preserve"> == </w:t>
      </w:r>
      <w:proofErr w:type="spellStart"/>
      <w:r w:rsidRPr="00EF5AF2">
        <w:rPr>
          <w:lang w:val="en-US"/>
        </w:rPr>
        <w:t>pygame.VIDEORESIZE</w:t>
      </w:r>
      <w:proofErr w:type="spellEnd"/>
      <w:r w:rsidRPr="00EF5AF2">
        <w:rPr>
          <w:lang w:val="en-US"/>
        </w:rPr>
        <w:t>:</w:t>
      </w:r>
    </w:p>
    <w:p w14:paraId="15E0309B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        </w:t>
      </w:r>
      <w:r w:rsidRPr="00EF5AF2">
        <w:t># Адаптация к размеру окна</w:t>
      </w:r>
    </w:p>
    <w:p w14:paraId="54B5759C" w14:textId="77777777" w:rsidR="00EF5AF2" w:rsidRPr="00EF5AF2" w:rsidRDefault="00EF5AF2" w:rsidP="00EF5AF2">
      <w:pPr>
        <w:spacing w:after="0"/>
      </w:pPr>
      <w:r w:rsidRPr="00EF5AF2">
        <w:t xml:space="preserve">                </w:t>
      </w:r>
      <w:proofErr w:type="spellStart"/>
      <w:r w:rsidRPr="00EF5AF2">
        <w:t>global</w:t>
      </w:r>
      <w:proofErr w:type="spellEnd"/>
      <w:r w:rsidRPr="00EF5AF2">
        <w:t xml:space="preserve"> WIDTH, HEIGHT</w:t>
      </w:r>
    </w:p>
    <w:p w14:paraId="506DD09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        </w:t>
      </w:r>
      <w:r w:rsidRPr="00EF5AF2">
        <w:rPr>
          <w:lang w:val="en-US"/>
        </w:rPr>
        <w:t xml:space="preserve">WIDTH, HEIGHT = </w:t>
      </w:r>
      <w:proofErr w:type="spellStart"/>
      <w:proofErr w:type="gramStart"/>
      <w:r w:rsidRPr="00EF5AF2">
        <w:rPr>
          <w:lang w:val="en-US"/>
        </w:rPr>
        <w:t>event.w</w:t>
      </w:r>
      <w:proofErr w:type="spellEnd"/>
      <w:proofErr w:type="gram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event.h</w:t>
      </w:r>
      <w:proofErr w:type="spellEnd"/>
    </w:p>
    <w:p w14:paraId="1FE71DE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spellEnd"/>
      <w:proofErr w:type="gram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pygame.display.set_mode</w:t>
      </w:r>
      <w:proofErr w:type="spellEnd"/>
      <w:r w:rsidRPr="00EF5AF2">
        <w:rPr>
          <w:lang w:val="en-US"/>
        </w:rPr>
        <w:t xml:space="preserve">((WIDTH, HEIGHT), </w:t>
      </w:r>
      <w:proofErr w:type="spellStart"/>
      <w:r w:rsidRPr="00EF5AF2">
        <w:rPr>
          <w:lang w:val="en-US"/>
        </w:rPr>
        <w:t>pygame.RESIZABLE</w:t>
      </w:r>
      <w:proofErr w:type="spellEnd"/>
      <w:r w:rsidRPr="00EF5AF2">
        <w:rPr>
          <w:lang w:val="en-US"/>
        </w:rPr>
        <w:t>)</w:t>
      </w:r>
    </w:p>
    <w:p w14:paraId="0073B90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</w:t>
      </w:r>
      <w:proofErr w:type="spellStart"/>
      <w:proofErr w:type="gramStart"/>
      <w:r w:rsidRPr="00EF5AF2">
        <w:rPr>
          <w:lang w:val="en-US"/>
        </w:rPr>
        <w:t>self.center</w:t>
      </w:r>
      <w:proofErr w:type="gramEnd"/>
      <w:r w:rsidRPr="00EF5AF2">
        <w:rPr>
          <w:lang w:val="en-US"/>
        </w:rPr>
        <w:t>_x</w:t>
      </w:r>
      <w:proofErr w:type="spellEnd"/>
      <w:r w:rsidRPr="00EF5AF2">
        <w:rPr>
          <w:lang w:val="en-US"/>
        </w:rPr>
        <w:t xml:space="preserve"> = WIDTH // 2</w:t>
      </w:r>
    </w:p>
    <w:p w14:paraId="728D462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</w:t>
      </w:r>
      <w:proofErr w:type="spellStart"/>
      <w:proofErr w:type="gramStart"/>
      <w:r w:rsidRPr="00EF5AF2">
        <w:rPr>
          <w:lang w:val="en-US"/>
        </w:rPr>
        <w:t>self.center</w:t>
      </w:r>
      <w:proofErr w:type="gramEnd"/>
      <w:r w:rsidRPr="00EF5AF2">
        <w:rPr>
          <w:lang w:val="en-US"/>
        </w:rPr>
        <w:t>_y</w:t>
      </w:r>
      <w:proofErr w:type="spellEnd"/>
      <w:r w:rsidRPr="00EF5AF2">
        <w:rPr>
          <w:lang w:val="en-US"/>
        </w:rPr>
        <w:t xml:space="preserve"> = HEIGHT // 2</w:t>
      </w:r>
    </w:p>
    <w:p w14:paraId="30C8805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# </w:t>
      </w:r>
      <w:r w:rsidRPr="00EF5AF2">
        <w:t>Перегенерация</w:t>
      </w:r>
      <w:r w:rsidRPr="00EF5AF2">
        <w:rPr>
          <w:lang w:val="en-US"/>
        </w:rPr>
        <w:t xml:space="preserve"> </w:t>
      </w:r>
      <w:r w:rsidRPr="00EF5AF2">
        <w:t>звезд</w:t>
      </w:r>
      <w:r w:rsidRPr="00EF5AF2">
        <w:rPr>
          <w:lang w:val="en-US"/>
        </w:rPr>
        <w:t xml:space="preserve"> </w:t>
      </w:r>
      <w:r w:rsidRPr="00EF5AF2">
        <w:t>для</w:t>
      </w:r>
      <w:r w:rsidRPr="00EF5AF2">
        <w:rPr>
          <w:lang w:val="en-US"/>
        </w:rPr>
        <w:t xml:space="preserve"> </w:t>
      </w:r>
      <w:r w:rsidRPr="00EF5AF2">
        <w:t>нового</w:t>
      </w:r>
      <w:r w:rsidRPr="00EF5AF2">
        <w:rPr>
          <w:lang w:val="en-US"/>
        </w:rPr>
        <w:t xml:space="preserve"> </w:t>
      </w:r>
      <w:r w:rsidRPr="00EF5AF2">
        <w:t>размера</w:t>
      </w:r>
    </w:p>
    <w:p w14:paraId="16F03D8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</w:t>
      </w:r>
      <w:proofErr w:type="spellStart"/>
      <w:proofErr w:type="gramStart"/>
      <w:r w:rsidRPr="00EF5AF2">
        <w:rPr>
          <w:lang w:val="en-US"/>
        </w:rPr>
        <w:t>self.stars</w:t>
      </w:r>
      <w:proofErr w:type="spellEnd"/>
      <w:proofErr w:type="gramEnd"/>
      <w:r w:rsidRPr="00EF5AF2">
        <w:rPr>
          <w:lang w:val="en-US"/>
        </w:rPr>
        <w:t xml:space="preserve"> = [(</w:t>
      </w:r>
      <w:proofErr w:type="spellStart"/>
      <w:r w:rsidRPr="00EF5AF2">
        <w:rPr>
          <w:lang w:val="en-US"/>
        </w:rPr>
        <w:t>random.randint</w:t>
      </w:r>
      <w:proofErr w:type="spellEnd"/>
      <w:r w:rsidRPr="00EF5AF2">
        <w:rPr>
          <w:lang w:val="en-US"/>
        </w:rPr>
        <w:t xml:space="preserve">(0, WIDTH), </w:t>
      </w:r>
      <w:proofErr w:type="spellStart"/>
      <w:r w:rsidRPr="00EF5AF2">
        <w:rPr>
          <w:lang w:val="en-US"/>
        </w:rPr>
        <w:t>random.randint</w:t>
      </w:r>
      <w:proofErr w:type="spellEnd"/>
      <w:r w:rsidRPr="00EF5AF2">
        <w:rPr>
          <w:lang w:val="en-US"/>
        </w:rPr>
        <w:t xml:space="preserve">(0, HEIGHT), </w:t>
      </w:r>
    </w:p>
    <w:p w14:paraId="19755F8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          </w:t>
      </w:r>
      <w:proofErr w:type="spellStart"/>
      <w:proofErr w:type="gramStart"/>
      <w:r w:rsidRPr="00EF5AF2">
        <w:rPr>
          <w:lang w:val="en-US"/>
        </w:rPr>
        <w:t>random.randint</w:t>
      </w:r>
      <w:proofErr w:type="spellEnd"/>
      <w:proofErr w:type="gramEnd"/>
      <w:r w:rsidRPr="00EF5AF2">
        <w:rPr>
          <w:lang w:val="en-US"/>
        </w:rPr>
        <w:t>(1, 3)) for _ in range(200)]</w:t>
      </w:r>
    </w:p>
    <w:p w14:paraId="46DE7EB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60AFB63A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    return True</w:t>
      </w:r>
    </w:p>
    <w:p w14:paraId="4FEEAC0E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</w:t>
      </w:r>
    </w:p>
    <w:p w14:paraId="124B7EE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def </w:t>
      </w:r>
      <w:proofErr w:type="spellStart"/>
      <w:r w:rsidRPr="00EF5AF2">
        <w:rPr>
          <w:lang w:val="en-US"/>
        </w:rPr>
        <w:t>draw_sun</w:t>
      </w:r>
      <w:proofErr w:type="spellEnd"/>
      <w:r w:rsidRPr="00EF5AF2">
        <w:rPr>
          <w:lang w:val="en-US"/>
        </w:rPr>
        <w:t>(self):</w:t>
      </w:r>
    </w:p>
    <w:p w14:paraId="754F9038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</w:t>
      </w:r>
      <w:r w:rsidRPr="00EF5AF2">
        <w:t># Размер Солнца с ограничением</w:t>
      </w:r>
    </w:p>
    <w:p w14:paraId="085CB8AC" w14:textId="77777777" w:rsidR="00EF5AF2" w:rsidRPr="00EF5AF2" w:rsidRDefault="00EF5AF2" w:rsidP="00EF5AF2">
      <w:pPr>
        <w:spacing w:after="0"/>
      </w:pPr>
      <w:r w:rsidRPr="00EF5AF2">
        <w:t xml:space="preserve">        </w:t>
      </w:r>
      <w:proofErr w:type="spellStart"/>
      <w:r w:rsidRPr="00EF5AF2">
        <w:t>sun_size</w:t>
      </w:r>
      <w:proofErr w:type="spellEnd"/>
      <w:r w:rsidRPr="00EF5AF2">
        <w:t xml:space="preserve"> = </w:t>
      </w:r>
      <w:proofErr w:type="spellStart"/>
      <w:proofErr w:type="gramStart"/>
      <w:r w:rsidRPr="00EF5AF2">
        <w:t>int</w:t>
      </w:r>
      <w:proofErr w:type="spellEnd"/>
      <w:r w:rsidRPr="00EF5AF2">
        <w:t>(</w:t>
      </w:r>
      <w:proofErr w:type="gramEnd"/>
      <w:r w:rsidRPr="00EF5AF2">
        <w:t xml:space="preserve">35 * </w:t>
      </w:r>
      <w:proofErr w:type="spellStart"/>
      <w:r w:rsidRPr="00EF5AF2">
        <w:t>self.zoom</w:t>
      </w:r>
      <w:proofErr w:type="spellEnd"/>
      <w:r w:rsidRPr="00EF5AF2">
        <w:t>)</w:t>
      </w:r>
    </w:p>
    <w:p w14:paraId="6825499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</w:t>
      </w:r>
      <w:proofErr w:type="spellStart"/>
      <w:r w:rsidRPr="00EF5AF2">
        <w:rPr>
          <w:lang w:val="en-US"/>
        </w:rPr>
        <w:t>sun_size</w:t>
      </w:r>
      <w:proofErr w:type="spellEnd"/>
      <w:r w:rsidRPr="00EF5AF2">
        <w:rPr>
          <w:lang w:val="en-US"/>
        </w:rPr>
        <w:t xml:space="preserve"> = </w:t>
      </w:r>
      <w:proofErr w:type="gramStart"/>
      <w:r w:rsidRPr="00EF5AF2">
        <w:rPr>
          <w:lang w:val="en-US"/>
        </w:rPr>
        <w:t>max(</w:t>
      </w:r>
      <w:proofErr w:type="gramEnd"/>
      <w:r w:rsidRPr="00EF5AF2">
        <w:rPr>
          <w:lang w:val="en-US"/>
        </w:rPr>
        <w:t>15, min(</w:t>
      </w:r>
      <w:proofErr w:type="spellStart"/>
      <w:r w:rsidRPr="00EF5AF2">
        <w:rPr>
          <w:lang w:val="en-US"/>
        </w:rPr>
        <w:t>sun_size</w:t>
      </w:r>
      <w:proofErr w:type="spellEnd"/>
      <w:r w:rsidRPr="00EF5AF2">
        <w:rPr>
          <w:lang w:val="en-US"/>
        </w:rPr>
        <w:t>, 80))</w:t>
      </w:r>
    </w:p>
    <w:p w14:paraId="79842A8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5E60314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Свечение</w:t>
      </w:r>
      <w:r w:rsidRPr="00EF5AF2">
        <w:rPr>
          <w:lang w:val="en-US"/>
        </w:rPr>
        <w:t xml:space="preserve"> </w:t>
      </w:r>
      <w:r w:rsidRPr="00EF5AF2">
        <w:t>Солнца</w:t>
      </w:r>
      <w:r w:rsidRPr="00EF5AF2">
        <w:rPr>
          <w:lang w:val="en-US"/>
        </w:rPr>
        <w:t xml:space="preserve"> (</w:t>
      </w:r>
      <w:r w:rsidRPr="00EF5AF2">
        <w:t>градиент</w:t>
      </w:r>
      <w:r w:rsidRPr="00EF5AF2">
        <w:rPr>
          <w:lang w:val="en-US"/>
        </w:rPr>
        <w:t>)</w:t>
      </w:r>
    </w:p>
    <w:p w14:paraId="2B4EEEC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for </w:t>
      </w:r>
      <w:proofErr w:type="spellStart"/>
      <w:r w:rsidRPr="00EF5AF2">
        <w:rPr>
          <w:lang w:val="en-US"/>
        </w:rPr>
        <w:t>i</w:t>
      </w:r>
      <w:proofErr w:type="spellEnd"/>
      <w:r w:rsidRPr="00EF5AF2">
        <w:rPr>
          <w:lang w:val="en-US"/>
        </w:rPr>
        <w:t xml:space="preserve"> in </w:t>
      </w:r>
      <w:proofErr w:type="gramStart"/>
      <w:r w:rsidRPr="00EF5AF2">
        <w:rPr>
          <w:lang w:val="en-US"/>
        </w:rPr>
        <w:t>range(</w:t>
      </w:r>
      <w:proofErr w:type="gramEnd"/>
      <w:r w:rsidRPr="00EF5AF2">
        <w:rPr>
          <w:lang w:val="en-US"/>
        </w:rPr>
        <w:t>3, 0, -1):</w:t>
      </w:r>
    </w:p>
    <w:p w14:paraId="0E2AD91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glow_size</w:t>
      </w:r>
      <w:proofErr w:type="spell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sun_size</w:t>
      </w:r>
      <w:proofErr w:type="spellEnd"/>
      <w:r w:rsidRPr="00EF5AF2">
        <w:rPr>
          <w:lang w:val="en-US"/>
        </w:rPr>
        <w:t xml:space="preserve"> + </w:t>
      </w:r>
      <w:proofErr w:type="spellStart"/>
      <w:r w:rsidRPr="00EF5AF2">
        <w:rPr>
          <w:lang w:val="en-US"/>
        </w:rPr>
        <w:t>i</w:t>
      </w:r>
      <w:proofErr w:type="spellEnd"/>
      <w:r w:rsidRPr="00EF5AF2">
        <w:rPr>
          <w:lang w:val="en-US"/>
        </w:rPr>
        <w:t xml:space="preserve"> * 15</w:t>
      </w:r>
    </w:p>
    <w:p w14:paraId="1CD6A21E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lastRenderedPageBreak/>
        <w:t xml:space="preserve">            alpha = 100 - </w:t>
      </w:r>
      <w:proofErr w:type="spellStart"/>
      <w:r w:rsidRPr="00EF5AF2">
        <w:rPr>
          <w:lang w:val="en-US"/>
        </w:rPr>
        <w:t>i</w:t>
      </w:r>
      <w:proofErr w:type="spellEnd"/>
      <w:r w:rsidRPr="00EF5AF2">
        <w:rPr>
          <w:lang w:val="en-US"/>
        </w:rPr>
        <w:t xml:space="preserve"> * 25</w:t>
      </w:r>
    </w:p>
    <w:p w14:paraId="7116282B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glow_surface</w:t>
      </w:r>
      <w:proofErr w:type="spellEnd"/>
      <w:r w:rsidRPr="00EF5AF2">
        <w:rPr>
          <w:lang w:val="en-US"/>
        </w:rPr>
        <w:t xml:space="preserve"> = </w:t>
      </w:r>
      <w:proofErr w:type="spellStart"/>
      <w:proofErr w:type="gramStart"/>
      <w:r w:rsidRPr="00EF5AF2">
        <w:rPr>
          <w:lang w:val="en-US"/>
        </w:rPr>
        <w:t>pygame.Surface</w:t>
      </w:r>
      <w:proofErr w:type="spellEnd"/>
      <w:proofErr w:type="gramEnd"/>
      <w:r w:rsidRPr="00EF5AF2">
        <w:rPr>
          <w:lang w:val="en-US"/>
        </w:rPr>
        <w:t>((</w:t>
      </w:r>
      <w:proofErr w:type="spellStart"/>
      <w:r w:rsidRPr="00EF5AF2">
        <w:rPr>
          <w:lang w:val="en-US"/>
        </w:rPr>
        <w:t>glow_size</w:t>
      </w:r>
      <w:proofErr w:type="spellEnd"/>
      <w:r w:rsidRPr="00EF5AF2">
        <w:rPr>
          <w:lang w:val="en-US"/>
        </w:rPr>
        <w:t xml:space="preserve"> * 2, </w:t>
      </w:r>
      <w:proofErr w:type="spellStart"/>
      <w:r w:rsidRPr="00EF5AF2">
        <w:rPr>
          <w:lang w:val="en-US"/>
        </w:rPr>
        <w:t>glow_size</w:t>
      </w:r>
      <w:proofErr w:type="spellEnd"/>
      <w:r w:rsidRPr="00EF5AF2">
        <w:rPr>
          <w:lang w:val="en-US"/>
        </w:rPr>
        <w:t xml:space="preserve"> * 2), </w:t>
      </w:r>
      <w:proofErr w:type="spellStart"/>
      <w:r w:rsidRPr="00EF5AF2">
        <w:rPr>
          <w:lang w:val="en-US"/>
        </w:rPr>
        <w:t>pygame.SRCALPHA</w:t>
      </w:r>
      <w:proofErr w:type="spellEnd"/>
      <w:r w:rsidRPr="00EF5AF2">
        <w:rPr>
          <w:lang w:val="en-US"/>
        </w:rPr>
        <w:t>)</w:t>
      </w:r>
    </w:p>
    <w:p w14:paraId="7A10009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proofErr w:type="gramStart"/>
      <w:r w:rsidRPr="00EF5AF2">
        <w:rPr>
          <w:lang w:val="en-US"/>
        </w:rPr>
        <w:t>pygame.draw</w:t>
      </w:r>
      <w:proofErr w:type="gramEnd"/>
      <w:r w:rsidRPr="00EF5AF2">
        <w:rPr>
          <w:lang w:val="en-US"/>
        </w:rPr>
        <w:t>.circle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glow_surface</w:t>
      </w:r>
      <w:proofErr w:type="spellEnd"/>
      <w:r w:rsidRPr="00EF5AF2">
        <w:rPr>
          <w:lang w:val="en-US"/>
        </w:rPr>
        <w:t xml:space="preserve">, (255, 255, 0, alpha), </w:t>
      </w:r>
    </w:p>
    <w:p w14:paraId="52F299C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                         (</w:t>
      </w:r>
      <w:proofErr w:type="spellStart"/>
      <w:proofErr w:type="gramStart"/>
      <w:r w:rsidRPr="00EF5AF2">
        <w:rPr>
          <w:lang w:val="en-US"/>
        </w:rPr>
        <w:t>glow</w:t>
      </w:r>
      <w:proofErr w:type="gramEnd"/>
      <w:r w:rsidRPr="00EF5AF2">
        <w:rPr>
          <w:lang w:val="en-US"/>
        </w:rPr>
        <w:t>_size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glow_size</w:t>
      </w:r>
      <w:proofErr w:type="spellEnd"/>
      <w:r w:rsidRPr="00EF5AF2">
        <w:rPr>
          <w:lang w:val="en-US"/>
        </w:rPr>
        <w:t xml:space="preserve">), </w:t>
      </w:r>
      <w:proofErr w:type="spellStart"/>
      <w:r w:rsidRPr="00EF5AF2">
        <w:rPr>
          <w:lang w:val="en-US"/>
        </w:rPr>
        <w:t>glow_size</w:t>
      </w:r>
      <w:proofErr w:type="spellEnd"/>
      <w:r w:rsidRPr="00EF5AF2">
        <w:rPr>
          <w:lang w:val="en-US"/>
        </w:rPr>
        <w:t>)</w:t>
      </w:r>
    </w:p>
    <w:p w14:paraId="400194A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gramEnd"/>
      <w:r w:rsidRPr="00EF5AF2">
        <w:rPr>
          <w:lang w:val="en-US"/>
        </w:rPr>
        <w:t>.blit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glow_surface</w:t>
      </w:r>
      <w:proofErr w:type="spellEnd"/>
      <w:r w:rsidRPr="00EF5AF2">
        <w:rPr>
          <w:lang w:val="en-US"/>
        </w:rPr>
        <w:t xml:space="preserve">, </w:t>
      </w:r>
    </w:p>
    <w:p w14:paraId="17B070B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                       (</w:t>
      </w:r>
      <w:proofErr w:type="spellStart"/>
      <w:proofErr w:type="gramStart"/>
      <w:r w:rsidRPr="00EF5AF2">
        <w:rPr>
          <w:lang w:val="en-US"/>
        </w:rPr>
        <w:t>self.center</w:t>
      </w:r>
      <w:proofErr w:type="gramEnd"/>
      <w:r w:rsidRPr="00EF5AF2">
        <w:rPr>
          <w:lang w:val="en-US"/>
        </w:rPr>
        <w:t>_x</w:t>
      </w:r>
      <w:proofErr w:type="spellEnd"/>
      <w:r w:rsidRPr="00EF5AF2">
        <w:rPr>
          <w:lang w:val="en-US"/>
        </w:rPr>
        <w:t xml:space="preserve"> - </w:t>
      </w:r>
      <w:proofErr w:type="spellStart"/>
      <w:r w:rsidRPr="00EF5AF2">
        <w:rPr>
          <w:lang w:val="en-US"/>
        </w:rPr>
        <w:t>glow_size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self.center_y</w:t>
      </w:r>
      <w:proofErr w:type="spellEnd"/>
      <w:r w:rsidRPr="00EF5AF2">
        <w:rPr>
          <w:lang w:val="en-US"/>
        </w:rPr>
        <w:t xml:space="preserve"> - </w:t>
      </w:r>
      <w:proofErr w:type="spellStart"/>
      <w:r w:rsidRPr="00EF5AF2">
        <w:rPr>
          <w:lang w:val="en-US"/>
        </w:rPr>
        <w:t>glow_size</w:t>
      </w:r>
      <w:proofErr w:type="spellEnd"/>
      <w:r w:rsidRPr="00EF5AF2">
        <w:rPr>
          <w:lang w:val="en-US"/>
        </w:rPr>
        <w:t>))</w:t>
      </w:r>
    </w:p>
    <w:p w14:paraId="66E19A4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77E7DE7E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Само</w:t>
      </w:r>
      <w:r w:rsidRPr="00EF5AF2">
        <w:rPr>
          <w:lang w:val="en-US"/>
        </w:rPr>
        <w:t xml:space="preserve"> </w:t>
      </w:r>
      <w:r w:rsidRPr="00EF5AF2">
        <w:t>Солнце</w:t>
      </w:r>
    </w:p>
    <w:p w14:paraId="154F860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pygame.draw</w:t>
      </w:r>
      <w:proofErr w:type="gramEnd"/>
      <w:r w:rsidRPr="00EF5AF2">
        <w:rPr>
          <w:lang w:val="en-US"/>
        </w:rPr>
        <w:t>.circle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self.screen</w:t>
      </w:r>
      <w:proofErr w:type="spellEnd"/>
      <w:r w:rsidRPr="00EF5AF2">
        <w:rPr>
          <w:lang w:val="en-US"/>
        </w:rPr>
        <w:t>, YELLOW, (</w:t>
      </w:r>
      <w:proofErr w:type="spellStart"/>
      <w:r w:rsidRPr="00EF5AF2">
        <w:rPr>
          <w:lang w:val="en-US"/>
        </w:rPr>
        <w:t>self.center_x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self.center_y</w:t>
      </w:r>
      <w:proofErr w:type="spellEnd"/>
      <w:r w:rsidRPr="00EF5AF2">
        <w:rPr>
          <w:lang w:val="en-US"/>
        </w:rPr>
        <w:t xml:space="preserve">), </w:t>
      </w:r>
      <w:proofErr w:type="spellStart"/>
      <w:r w:rsidRPr="00EF5AF2">
        <w:rPr>
          <w:lang w:val="en-US"/>
        </w:rPr>
        <w:t>sun_size</w:t>
      </w:r>
      <w:proofErr w:type="spellEnd"/>
      <w:r w:rsidRPr="00EF5AF2">
        <w:rPr>
          <w:lang w:val="en-US"/>
        </w:rPr>
        <w:t>)</w:t>
      </w:r>
    </w:p>
    <w:p w14:paraId="26D596EE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6B0C00E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Подпись</w:t>
      </w:r>
    </w:p>
    <w:p w14:paraId="468A781A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label = </w:t>
      </w:r>
      <w:proofErr w:type="spellStart"/>
      <w:r w:rsidRPr="00EF5AF2">
        <w:rPr>
          <w:lang w:val="en-US"/>
        </w:rPr>
        <w:t>self.font_</w:t>
      </w:r>
      <w:proofErr w:type="gramStart"/>
      <w:r w:rsidRPr="00EF5AF2">
        <w:rPr>
          <w:lang w:val="en-US"/>
        </w:rPr>
        <w:t>medium.render</w:t>
      </w:r>
      <w:proofErr w:type="spellEnd"/>
      <w:proofErr w:type="gramEnd"/>
      <w:r w:rsidRPr="00EF5AF2">
        <w:rPr>
          <w:lang w:val="en-US"/>
        </w:rPr>
        <w:t>("</w:t>
      </w:r>
      <w:r w:rsidRPr="00EF5AF2">
        <w:t>СОЛНЦЕ</w:t>
      </w:r>
      <w:r w:rsidRPr="00EF5AF2">
        <w:rPr>
          <w:lang w:val="en-US"/>
        </w:rPr>
        <w:t>", True, YELLOW)</w:t>
      </w:r>
    </w:p>
    <w:p w14:paraId="492E587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gramEnd"/>
      <w:r w:rsidRPr="00EF5AF2">
        <w:rPr>
          <w:lang w:val="en-US"/>
        </w:rPr>
        <w:t>.blit</w:t>
      </w:r>
      <w:proofErr w:type="spellEnd"/>
      <w:r w:rsidRPr="00EF5AF2">
        <w:rPr>
          <w:lang w:val="en-US"/>
        </w:rPr>
        <w:t>(label, (</w:t>
      </w:r>
      <w:proofErr w:type="spellStart"/>
      <w:r w:rsidRPr="00EF5AF2">
        <w:rPr>
          <w:lang w:val="en-US"/>
        </w:rPr>
        <w:t>self.center_x</w:t>
      </w:r>
      <w:proofErr w:type="spellEnd"/>
      <w:r w:rsidRPr="00EF5AF2">
        <w:rPr>
          <w:lang w:val="en-US"/>
        </w:rPr>
        <w:t xml:space="preserve"> - </w:t>
      </w:r>
      <w:proofErr w:type="spellStart"/>
      <w:r w:rsidRPr="00EF5AF2">
        <w:rPr>
          <w:lang w:val="en-US"/>
        </w:rPr>
        <w:t>label.get_width</w:t>
      </w:r>
      <w:proofErr w:type="spellEnd"/>
      <w:r w:rsidRPr="00EF5AF2">
        <w:rPr>
          <w:lang w:val="en-US"/>
        </w:rPr>
        <w:t xml:space="preserve">() // 2, </w:t>
      </w:r>
    </w:p>
    <w:p w14:paraId="12055B2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            </w:t>
      </w:r>
      <w:proofErr w:type="spellStart"/>
      <w:proofErr w:type="gramStart"/>
      <w:r w:rsidRPr="00EF5AF2">
        <w:rPr>
          <w:lang w:val="en-US"/>
        </w:rPr>
        <w:t>self.center</w:t>
      </w:r>
      <w:proofErr w:type="gramEnd"/>
      <w:r w:rsidRPr="00EF5AF2">
        <w:rPr>
          <w:lang w:val="en-US"/>
        </w:rPr>
        <w:t>_y</w:t>
      </w:r>
      <w:proofErr w:type="spellEnd"/>
      <w:r w:rsidRPr="00EF5AF2">
        <w:rPr>
          <w:lang w:val="en-US"/>
        </w:rPr>
        <w:t xml:space="preserve"> - </w:t>
      </w:r>
      <w:proofErr w:type="spellStart"/>
      <w:r w:rsidRPr="00EF5AF2">
        <w:rPr>
          <w:lang w:val="en-US"/>
        </w:rPr>
        <w:t>sun_size</w:t>
      </w:r>
      <w:proofErr w:type="spellEnd"/>
      <w:r w:rsidRPr="00EF5AF2">
        <w:rPr>
          <w:lang w:val="en-US"/>
        </w:rPr>
        <w:t xml:space="preserve"> - 25))</w:t>
      </w:r>
    </w:p>
    <w:p w14:paraId="7285987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</w:t>
      </w:r>
    </w:p>
    <w:p w14:paraId="0A35FB4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def </w:t>
      </w:r>
      <w:proofErr w:type="spellStart"/>
      <w:r w:rsidRPr="00EF5AF2">
        <w:rPr>
          <w:lang w:val="en-US"/>
        </w:rPr>
        <w:t>draw_stars</w:t>
      </w:r>
      <w:proofErr w:type="spellEnd"/>
      <w:r w:rsidRPr="00EF5AF2">
        <w:rPr>
          <w:lang w:val="en-US"/>
        </w:rPr>
        <w:t>(self):</w:t>
      </w:r>
    </w:p>
    <w:p w14:paraId="53F5663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if not </w:t>
      </w:r>
      <w:proofErr w:type="spellStart"/>
      <w:proofErr w:type="gramStart"/>
      <w:r w:rsidRPr="00EF5AF2">
        <w:rPr>
          <w:lang w:val="en-US"/>
        </w:rPr>
        <w:t>self.show</w:t>
      </w:r>
      <w:proofErr w:type="gramEnd"/>
      <w:r w:rsidRPr="00EF5AF2">
        <w:rPr>
          <w:lang w:val="en-US"/>
        </w:rPr>
        <w:t>_stars</w:t>
      </w:r>
      <w:proofErr w:type="spellEnd"/>
      <w:r w:rsidRPr="00EF5AF2">
        <w:rPr>
          <w:lang w:val="en-US"/>
        </w:rPr>
        <w:t>:</w:t>
      </w:r>
    </w:p>
    <w:p w14:paraId="085E8E1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        return</w:t>
      </w:r>
    </w:p>
    <w:p w14:paraId="2E7DE0D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for x, y, size in </w:t>
      </w:r>
      <w:proofErr w:type="spellStart"/>
      <w:proofErr w:type="gramStart"/>
      <w:r w:rsidRPr="00EF5AF2">
        <w:rPr>
          <w:lang w:val="en-US"/>
        </w:rPr>
        <w:t>self.stars</w:t>
      </w:r>
      <w:proofErr w:type="spellEnd"/>
      <w:proofErr w:type="gramEnd"/>
      <w:r w:rsidRPr="00EF5AF2">
        <w:rPr>
          <w:lang w:val="en-US"/>
        </w:rPr>
        <w:t>:</w:t>
      </w:r>
    </w:p>
    <w:p w14:paraId="2E27AC2A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brightness = </w:t>
      </w:r>
      <w:proofErr w:type="spellStart"/>
      <w:proofErr w:type="gramStart"/>
      <w:r w:rsidRPr="00EF5AF2">
        <w:rPr>
          <w:lang w:val="en-US"/>
        </w:rPr>
        <w:t>random.randint</w:t>
      </w:r>
      <w:proofErr w:type="spellEnd"/>
      <w:proofErr w:type="gramEnd"/>
      <w:r w:rsidRPr="00EF5AF2">
        <w:rPr>
          <w:lang w:val="en-US"/>
        </w:rPr>
        <w:t>(150, 255)</w:t>
      </w:r>
    </w:p>
    <w:p w14:paraId="43049E1A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        color = (brightness, brightness, brightness)</w:t>
      </w:r>
    </w:p>
    <w:p w14:paraId="233212EE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proofErr w:type="gramStart"/>
      <w:r w:rsidRPr="00EF5AF2">
        <w:rPr>
          <w:lang w:val="en-US"/>
        </w:rPr>
        <w:t>pygame.draw</w:t>
      </w:r>
      <w:proofErr w:type="gramEnd"/>
      <w:r w:rsidRPr="00EF5AF2">
        <w:rPr>
          <w:lang w:val="en-US"/>
        </w:rPr>
        <w:t>.circle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self.screen</w:t>
      </w:r>
      <w:proofErr w:type="spellEnd"/>
      <w:r w:rsidRPr="00EF5AF2">
        <w:rPr>
          <w:lang w:val="en-US"/>
        </w:rPr>
        <w:t>, color, (x, y), size)</w:t>
      </w:r>
    </w:p>
    <w:p w14:paraId="530CF2E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</w:t>
      </w:r>
    </w:p>
    <w:p w14:paraId="32CE60FB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</w:t>
      </w:r>
      <w:proofErr w:type="spellStart"/>
      <w:r w:rsidRPr="00EF5AF2">
        <w:t>def</w:t>
      </w:r>
      <w:proofErr w:type="spellEnd"/>
      <w:r w:rsidRPr="00EF5AF2">
        <w:t xml:space="preserve"> </w:t>
      </w:r>
      <w:proofErr w:type="spellStart"/>
      <w:r w:rsidRPr="00EF5AF2">
        <w:t>draw_ui</w:t>
      </w:r>
      <w:proofErr w:type="spellEnd"/>
      <w:r w:rsidRPr="00EF5AF2">
        <w:t>(</w:t>
      </w:r>
      <w:proofErr w:type="spellStart"/>
      <w:r w:rsidRPr="00EF5AF2">
        <w:t>self</w:t>
      </w:r>
      <w:proofErr w:type="spellEnd"/>
      <w:r w:rsidRPr="00EF5AF2">
        <w:t>):</w:t>
      </w:r>
    </w:p>
    <w:p w14:paraId="326B3C59" w14:textId="77777777" w:rsidR="00EF5AF2" w:rsidRPr="00EF5AF2" w:rsidRDefault="00EF5AF2" w:rsidP="00EF5AF2">
      <w:pPr>
        <w:spacing w:after="0"/>
      </w:pPr>
      <w:r w:rsidRPr="00EF5AF2">
        <w:t>        # Панель управления</w:t>
      </w:r>
    </w:p>
    <w:p w14:paraId="56F700E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</w:t>
      </w:r>
      <w:proofErr w:type="spellStart"/>
      <w:r w:rsidRPr="00EF5AF2">
        <w:rPr>
          <w:lang w:val="en-US"/>
        </w:rPr>
        <w:t>panel_height</w:t>
      </w:r>
      <w:proofErr w:type="spellEnd"/>
      <w:r w:rsidRPr="00EF5AF2">
        <w:rPr>
          <w:lang w:val="en-US"/>
        </w:rPr>
        <w:t xml:space="preserve"> = 80</w:t>
      </w:r>
    </w:p>
    <w:p w14:paraId="5CEA0D8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panel = </w:t>
      </w:r>
      <w:proofErr w:type="spellStart"/>
      <w:proofErr w:type="gramStart"/>
      <w:r w:rsidRPr="00EF5AF2">
        <w:rPr>
          <w:lang w:val="en-US"/>
        </w:rPr>
        <w:t>pygame.Surface</w:t>
      </w:r>
      <w:proofErr w:type="spellEnd"/>
      <w:proofErr w:type="gramEnd"/>
      <w:r w:rsidRPr="00EF5AF2">
        <w:rPr>
          <w:lang w:val="en-US"/>
        </w:rPr>
        <w:t xml:space="preserve">((WIDTH, </w:t>
      </w:r>
      <w:proofErr w:type="spellStart"/>
      <w:r w:rsidRPr="00EF5AF2">
        <w:rPr>
          <w:lang w:val="en-US"/>
        </w:rPr>
        <w:t>panel_height</w:t>
      </w:r>
      <w:proofErr w:type="spellEnd"/>
      <w:r w:rsidRPr="00EF5AF2">
        <w:rPr>
          <w:lang w:val="en-US"/>
        </w:rPr>
        <w:t xml:space="preserve">), </w:t>
      </w:r>
      <w:proofErr w:type="spellStart"/>
      <w:r w:rsidRPr="00EF5AF2">
        <w:rPr>
          <w:lang w:val="en-US"/>
        </w:rPr>
        <w:t>pygame.SRCALPHA</w:t>
      </w:r>
      <w:proofErr w:type="spellEnd"/>
      <w:r w:rsidRPr="00EF5AF2">
        <w:rPr>
          <w:lang w:val="en-US"/>
        </w:rPr>
        <w:t>)</w:t>
      </w:r>
    </w:p>
    <w:p w14:paraId="1A15168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panel.fill</w:t>
      </w:r>
      <w:proofErr w:type="spellEnd"/>
      <w:proofErr w:type="gramEnd"/>
      <w:r w:rsidRPr="00EF5AF2">
        <w:rPr>
          <w:lang w:val="en-US"/>
        </w:rPr>
        <w:t>((0, 0, 0, 180))</w:t>
      </w:r>
    </w:p>
    <w:p w14:paraId="360E453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gramEnd"/>
      <w:r w:rsidRPr="00EF5AF2">
        <w:rPr>
          <w:lang w:val="en-US"/>
        </w:rPr>
        <w:t>.blit</w:t>
      </w:r>
      <w:proofErr w:type="spellEnd"/>
      <w:r w:rsidRPr="00EF5AF2">
        <w:rPr>
          <w:lang w:val="en-US"/>
        </w:rPr>
        <w:t>(panel, (0, 0))</w:t>
      </w:r>
    </w:p>
    <w:p w14:paraId="5C82E2DD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244630D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Заголовок</w:t>
      </w:r>
    </w:p>
    <w:p w14:paraId="33CCB24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title = </w:t>
      </w:r>
      <w:proofErr w:type="spellStart"/>
      <w:r w:rsidRPr="00EF5AF2">
        <w:rPr>
          <w:lang w:val="en-US"/>
        </w:rPr>
        <w:t>self.font_</w:t>
      </w:r>
      <w:proofErr w:type="gramStart"/>
      <w:r w:rsidRPr="00EF5AF2">
        <w:rPr>
          <w:lang w:val="en-US"/>
        </w:rPr>
        <w:t>large.render</w:t>
      </w:r>
      <w:proofErr w:type="spellEnd"/>
      <w:proofErr w:type="gramEnd"/>
      <w:r w:rsidRPr="00EF5AF2">
        <w:rPr>
          <w:lang w:val="en-US"/>
        </w:rPr>
        <w:t>("</w:t>
      </w:r>
      <w:r w:rsidRPr="00EF5AF2">
        <w:t>Солнечная</w:t>
      </w:r>
      <w:r w:rsidRPr="00EF5AF2">
        <w:rPr>
          <w:lang w:val="en-US"/>
        </w:rPr>
        <w:t xml:space="preserve"> </w:t>
      </w:r>
      <w:r w:rsidRPr="00EF5AF2">
        <w:t>система</w:t>
      </w:r>
      <w:r w:rsidRPr="00EF5AF2">
        <w:rPr>
          <w:lang w:val="en-US"/>
        </w:rPr>
        <w:t>", True, YELLOW)</w:t>
      </w:r>
    </w:p>
    <w:p w14:paraId="4EDFFF2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gramEnd"/>
      <w:r w:rsidRPr="00EF5AF2">
        <w:rPr>
          <w:lang w:val="en-US"/>
        </w:rPr>
        <w:t>.blit</w:t>
      </w:r>
      <w:proofErr w:type="spellEnd"/>
      <w:r w:rsidRPr="00EF5AF2">
        <w:rPr>
          <w:lang w:val="en-US"/>
        </w:rPr>
        <w:t>(title, (20, 10))</w:t>
      </w:r>
    </w:p>
    <w:p w14:paraId="024D095D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606CE81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Статус</w:t>
      </w:r>
    </w:p>
    <w:p w14:paraId="4D11644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status_color</w:t>
      </w:r>
      <w:proofErr w:type="spellEnd"/>
      <w:r w:rsidRPr="00EF5AF2">
        <w:rPr>
          <w:lang w:val="en-US"/>
        </w:rPr>
        <w:t xml:space="preserve"> = (0, 255, 0) if not </w:t>
      </w:r>
      <w:proofErr w:type="spellStart"/>
      <w:proofErr w:type="gramStart"/>
      <w:r w:rsidRPr="00EF5AF2">
        <w:rPr>
          <w:lang w:val="en-US"/>
        </w:rPr>
        <w:t>self.paused</w:t>
      </w:r>
      <w:proofErr w:type="spellEnd"/>
      <w:proofErr w:type="gramEnd"/>
      <w:r w:rsidRPr="00EF5AF2">
        <w:rPr>
          <w:lang w:val="en-US"/>
        </w:rPr>
        <w:t xml:space="preserve"> else (255, 0, 0)</w:t>
      </w:r>
    </w:p>
    <w:p w14:paraId="2F40A3B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status_text</w:t>
      </w:r>
      <w:proofErr w:type="spellEnd"/>
      <w:r w:rsidRPr="00EF5AF2">
        <w:rPr>
          <w:lang w:val="en-US"/>
        </w:rPr>
        <w:t xml:space="preserve"> = "</w:t>
      </w:r>
      <w:r w:rsidRPr="00EF5AF2">
        <w:rPr>
          <w:rFonts w:ascii="Segoe UI Emoji" w:hAnsi="Segoe UI Emoji" w:cs="Segoe UI Emoji"/>
          <w:lang w:val="en-US"/>
        </w:rPr>
        <w:t>▶</w:t>
      </w:r>
      <w:r w:rsidRPr="00EF5AF2">
        <w:rPr>
          <w:lang w:val="en-US"/>
        </w:rPr>
        <w:t xml:space="preserve"> </w:t>
      </w:r>
      <w:r w:rsidRPr="00EF5AF2">
        <w:rPr>
          <w:rFonts w:cs="Times New Roman"/>
        </w:rPr>
        <w:t>Играет</w:t>
      </w:r>
      <w:r w:rsidRPr="00EF5AF2">
        <w:rPr>
          <w:lang w:val="en-US"/>
        </w:rPr>
        <w:t xml:space="preserve">" if not </w:t>
      </w:r>
      <w:proofErr w:type="spellStart"/>
      <w:proofErr w:type="gramStart"/>
      <w:r w:rsidRPr="00EF5AF2">
        <w:rPr>
          <w:lang w:val="en-US"/>
        </w:rPr>
        <w:t>self.paused</w:t>
      </w:r>
      <w:proofErr w:type="spellEnd"/>
      <w:proofErr w:type="gramEnd"/>
      <w:r w:rsidRPr="00EF5AF2">
        <w:rPr>
          <w:lang w:val="en-US"/>
        </w:rPr>
        <w:t xml:space="preserve"> else "</w:t>
      </w:r>
      <w:r w:rsidRPr="00EF5AF2">
        <w:rPr>
          <w:rFonts w:ascii="Segoe UI Emoji" w:hAnsi="Segoe UI Emoji" w:cs="Segoe UI Emoji"/>
          <w:lang w:val="en-US"/>
        </w:rPr>
        <w:t>⏸</w:t>
      </w:r>
      <w:r w:rsidRPr="00EF5AF2">
        <w:rPr>
          <w:lang w:val="en-US"/>
        </w:rPr>
        <w:t xml:space="preserve"> </w:t>
      </w:r>
      <w:r w:rsidRPr="00EF5AF2">
        <w:rPr>
          <w:rFonts w:cs="Times New Roman"/>
        </w:rPr>
        <w:t>Пауза</w:t>
      </w:r>
      <w:r w:rsidRPr="00EF5AF2">
        <w:rPr>
          <w:lang w:val="en-US"/>
        </w:rPr>
        <w:t>"</w:t>
      </w:r>
    </w:p>
    <w:p w14:paraId="5DD4F4C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status = </w:t>
      </w:r>
      <w:proofErr w:type="spellStart"/>
      <w:r w:rsidRPr="00EF5AF2">
        <w:rPr>
          <w:lang w:val="en-US"/>
        </w:rPr>
        <w:t>self.font_</w:t>
      </w:r>
      <w:proofErr w:type="gramStart"/>
      <w:r w:rsidRPr="00EF5AF2">
        <w:rPr>
          <w:lang w:val="en-US"/>
        </w:rPr>
        <w:t>medium.render</w:t>
      </w:r>
      <w:proofErr w:type="spellEnd"/>
      <w:proofErr w:type="gram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status_text</w:t>
      </w:r>
      <w:proofErr w:type="spellEnd"/>
      <w:r w:rsidRPr="00EF5AF2">
        <w:rPr>
          <w:lang w:val="en-US"/>
        </w:rPr>
        <w:t xml:space="preserve">, True, </w:t>
      </w:r>
      <w:proofErr w:type="spellStart"/>
      <w:r w:rsidRPr="00EF5AF2">
        <w:rPr>
          <w:lang w:val="en-US"/>
        </w:rPr>
        <w:t>status_color</w:t>
      </w:r>
      <w:proofErr w:type="spellEnd"/>
      <w:r w:rsidRPr="00EF5AF2">
        <w:rPr>
          <w:lang w:val="en-US"/>
        </w:rPr>
        <w:t>)</w:t>
      </w:r>
    </w:p>
    <w:p w14:paraId="4DC0301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gramEnd"/>
      <w:r w:rsidRPr="00EF5AF2">
        <w:rPr>
          <w:lang w:val="en-US"/>
        </w:rPr>
        <w:t>.blit</w:t>
      </w:r>
      <w:proofErr w:type="spellEnd"/>
      <w:r w:rsidRPr="00EF5AF2">
        <w:rPr>
          <w:lang w:val="en-US"/>
        </w:rPr>
        <w:t>(status, (20, 45))</w:t>
      </w:r>
    </w:p>
    <w:p w14:paraId="6101D77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1EB3ECC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Скорость</w:t>
      </w:r>
    </w:p>
    <w:p w14:paraId="778ECA5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speed_text</w:t>
      </w:r>
      <w:proofErr w:type="spellEnd"/>
      <w:r w:rsidRPr="00EF5AF2">
        <w:rPr>
          <w:lang w:val="en-US"/>
        </w:rPr>
        <w:t xml:space="preserve"> = f"</w:t>
      </w:r>
      <w:r w:rsidRPr="00EF5AF2">
        <w:t>Скорость</w:t>
      </w:r>
      <w:r w:rsidRPr="00EF5AF2">
        <w:rPr>
          <w:lang w:val="en-US"/>
        </w:rPr>
        <w:t>: {</w:t>
      </w:r>
      <w:proofErr w:type="gramStart"/>
      <w:r w:rsidRPr="00EF5AF2">
        <w:rPr>
          <w:lang w:val="en-US"/>
        </w:rPr>
        <w:t>self.speed</w:t>
      </w:r>
      <w:proofErr w:type="gramEnd"/>
      <w:r w:rsidRPr="00EF5AF2">
        <w:rPr>
          <w:lang w:val="en-US"/>
        </w:rPr>
        <w:t>_multiplier:.1f}x"</w:t>
      </w:r>
    </w:p>
    <w:p w14:paraId="3BF5026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lastRenderedPageBreak/>
        <w:t xml:space="preserve">        </w:t>
      </w:r>
      <w:proofErr w:type="spellStart"/>
      <w:r w:rsidRPr="00EF5AF2">
        <w:rPr>
          <w:lang w:val="en-US"/>
        </w:rPr>
        <w:t>speed_label</w:t>
      </w:r>
      <w:proofErr w:type="spell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self.font_</w:t>
      </w:r>
      <w:proofErr w:type="gramStart"/>
      <w:r w:rsidRPr="00EF5AF2">
        <w:rPr>
          <w:lang w:val="en-US"/>
        </w:rPr>
        <w:t>medium.render</w:t>
      </w:r>
      <w:proofErr w:type="spellEnd"/>
      <w:proofErr w:type="gram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speed_text</w:t>
      </w:r>
      <w:proofErr w:type="spellEnd"/>
      <w:r w:rsidRPr="00EF5AF2">
        <w:rPr>
          <w:lang w:val="en-US"/>
        </w:rPr>
        <w:t>, True, WHITE)</w:t>
      </w:r>
    </w:p>
    <w:p w14:paraId="41694BD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gramEnd"/>
      <w:r w:rsidRPr="00EF5AF2">
        <w:rPr>
          <w:lang w:val="en-US"/>
        </w:rPr>
        <w:t>.blit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speed_label</w:t>
      </w:r>
      <w:proofErr w:type="spellEnd"/>
      <w:r w:rsidRPr="00EF5AF2">
        <w:rPr>
          <w:lang w:val="en-US"/>
        </w:rPr>
        <w:t>, (150, 45))</w:t>
      </w:r>
    </w:p>
    <w:p w14:paraId="7F8F093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2D62415A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# </w:t>
      </w:r>
      <w:r w:rsidRPr="00EF5AF2">
        <w:t>Масштаб</w:t>
      </w:r>
    </w:p>
    <w:p w14:paraId="2D71EB9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zoom_text</w:t>
      </w:r>
      <w:proofErr w:type="spellEnd"/>
      <w:r w:rsidRPr="00EF5AF2">
        <w:rPr>
          <w:lang w:val="en-US"/>
        </w:rPr>
        <w:t xml:space="preserve"> = f"</w:t>
      </w:r>
      <w:r w:rsidRPr="00EF5AF2">
        <w:t>Масштаб</w:t>
      </w:r>
      <w:r w:rsidRPr="00EF5AF2">
        <w:rPr>
          <w:lang w:val="en-US"/>
        </w:rPr>
        <w:t>: {</w:t>
      </w:r>
      <w:proofErr w:type="gramStart"/>
      <w:r w:rsidRPr="00EF5AF2">
        <w:rPr>
          <w:lang w:val="en-US"/>
        </w:rPr>
        <w:t>self.zoom</w:t>
      </w:r>
      <w:proofErr w:type="gramEnd"/>
      <w:r w:rsidRPr="00EF5AF2">
        <w:rPr>
          <w:lang w:val="en-US"/>
        </w:rPr>
        <w:t>:.1f}x"</w:t>
      </w:r>
    </w:p>
    <w:p w14:paraId="0667EE2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zoom_label</w:t>
      </w:r>
      <w:proofErr w:type="spell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self.font_</w:t>
      </w:r>
      <w:proofErr w:type="gramStart"/>
      <w:r w:rsidRPr="00EF5AF2">
        <w:rPr>
          <w:lang w:val="en-US"/>
        </w:rPr>
        <w:t>medium.render</w:t>
      </w:r>
      <w:proofErr w:type="spellEnd"/>
      <w:proofErr w:type="gram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zoom_text</w:t>
      </w:r>
      <w:proofErr w:type="spellEnd"/>
      <w:r w:rsidRPr="00EF5AF2">
        <w:rPr>
          <w:lang w:val="en-US"/>
        </w:rPr>
        <w:t>, True, WHITE)</w:t>
      </w:r>
    </w:p>
    <w:p w14:paraId="5C28100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gramEnd"/>
      <w:r w:rsidRPr="00EF5AF2">
        <w:rPr>
          <w:lang w:val="en-US"/>
        </w:rPr>
        <w:t>.blit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zoom_label</w:t>
      </w:r>
      <w:proofErr w:type="spellEnd"/>
      <w:r w:rsidRPr="00EF5AF2">
        <w:rPr>
          <w:lang w:val="en-US"/>
        </w:rPr>
        <w:t>, (320, 45))</w:t>
      </w:r>
    </w:p>
    <w:p w14:paraId="07FBCFC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625F136E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</w:t>
      </w:r>
      <w:r w:rsidRPr="00EF5AF2">
        <w:t># Управление (правая сторона)</w:t>
      </w:r>
    </w:p>
    <w:p w14:paraId="747952C0" w14:textId="77777777" w:rsidR="00EF5AF2" w:rsidRPr="00EF5AF2" w:rsidRDefault="00EF5AF2" w:rsidP="00EF5AF2">
      <w:pPr>
        <w:spacing w:after="0"/>
      </w:pPr>
      <w:r w:rsidRPr="00EF5AF2">
        <w:t xml:space="preserve">        </w:t>
      </w:r>
      <w:proofErr w:type="spellStart"/>
      <w:r w:rsidRPr="00EF5AF2">
        <w:t>controls</w:t>
      </w:r>
      <w:proofErr w:type="spellEnd"/>
      <w:r w:rsidRPr="00EF5AF2">
        <w:t xml:space="preserve"> = [</w:t>
      </w:r>
    </w:p>
    <w:p w14:paraId="6D689040" w14:textId="77777777" w:rsidR="00EF5AF2" w:rsidRPr="00EF5AF2" w:rsidRDefault="00EF5AF2" w:rsidP="00EF5AF2">
      <w:pPr>
        <w:spacing w:after="0"/>
      </w:pPr>
      <w:r w:rsidRPr="00EF5AF2">
        <w:t>            "Пробел: Пауза | ↑/↓: Скорость | Колесо мыши: Масштаб",</w:t>
      </w:r>
    </w:p>
    <w:p w14:paraId="5F72D4DE" w14:textId="77777777" w:rsidR="00EF5AF2" w:rsidRPr="00EF5AF2" w:rsidRDefault="00EF5AF2" w:rsidP="00EF5AF2">
      <w:pPr>
        <w:spacing w:after="0"/>
      </w:pPr>
      <w:r w:rsidRPr="00EF5AF2">
        <w:t>            "O: Орбиты | R: Сброс | Q: Выход"</w:t>
      </w:r>
    </w:p>
    <w:p w14:paraId="535D3EF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</w:t>
      </w:r>
      <w:r w:rsidRPr="00EF5AF2">
        <w:rPr>
          <w:lang w:val="en-US"/>
        </w:rPr>
        <w:t>]</w:t>
      </w:r>
    </w:p>
    <w:p w14:paraId="3B4535F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for </w:t>
      </w:r>
      <w:proofErr w:type="spellStart"/>
      <w:r w:rsidRPr="00EF5AF2">
        <w:rPr>
          <w:lang w:val="en-US"/>
        </w:rPr>
        <w:t>i</w:t>
      </w:r>
      <w:proofErr w:type="spellEnd"/>
      <w:r w:rsidRPr="00EF5AF2">
        <w:rPr>
          <w:lang w:val="en-US"/>
        </w:rPr>
        <w:t>, text in enumerate(controls):</w:t>
      </w:r>
    </w:p>
    <w:p w14:paraId="6933187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ctrl_label</w:t>
      </w:r>
      <w:proofErr w:type="spell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self.font_</w:t>
      </w:r>
      <w:proofErr w:type="gramStart"/>
      <w:r w:rsidRPr="00EF5AF2">
        <w:rPr>
          <w:lang w:val="en-US"/>
        </w:rPr>
        <w:t>small.render</w:t>
      </w:r>
      <w:proofErr w:type="spellEnd"/>
      <w:proofErr w:type="gramEnd"/>
      <w:r w:rsidRPr="00EF5AF2">
        <w:rPr>
          <w:lang w:val="en-US"/>
        </w:rPr>
        <w:t>(text, True, (200, 200, 200))</w:t>
      </w:r>
    </w:p>
    <w:p w14:paraId="683E9D1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gramEnd"/>
      <w:r w:rsidRPr="00EF5AF2">
        <w:rPr>
          <w:lang w:val="en-US"/>
        </w:rPr>
        <w:t>.blit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ctrl_label</w:t>
      </w:r>
      <w:proofErr w:type="spellEnd"/>
      <w:r w:rsidRPr="00EF5AF2">
        <w:rPr>
          <w:lang w:val="en-US"/>
        </w:rPr>
        <w:t xml:space="preserve">, (WIDTH - </w:t>
      </w:r>
      <w:proofErr w:type="spellStart"/>
      <w:r w:rsidRPr="00EF5AF2">
        <w:rPr>
          <w:lang w:val="en-US"/>
        </w:rPr>
        <w:t>ctrl_label.get_width</w:t>
      </w:r>
      <w:proofErr w:type="spellEnd"/>
      <w:r w:rsidRPr="00EF5AF2">
        <w:rPr>
          <w:lang w:val="en-US"/>
        </w:rPr>
        <w:t xml:space="preserve">() - 20, 15 + </w:t>
      </w:r>
      <w:proofErr w:type="spellStart"/>
      <w:r w:rsidRPr="00EF5AF2">
        <w:rPr>
          <w:lang w:val="en-US"/>
        </w:rPr>
        <w:t>i</w:t>
      </w:r>
      <w:proofErr w:type="spellEnd"/>
      <w:r w:rsidRPr="00EF5AF2">
        <w:rPr>
          <w:lang w:val="en-US"/>
        </w:rPr>
        <w:t xml:space="preserve"> * 25))</w:t>
      </w:r>
    </w:p>
    <w:p w14:paraId="451D71F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15A9FF2D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</w:t>
      </w:r>
      <w:r w:rsidRPr="00EF5AF2">
        <w:t># Информация о планетах (нижняя панель)</w:t>
      </w:r>
    </w:p>
    <w:p w14:paraId="35AF312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</w:t>
      </w:r>
      <w:proofErr w:type="spellStart"/>
      <w:r w:rsidRPr="00EF5AF2">
        <w:rPr>
          <w:lang w:val="en-US"/>
        </w:rPr>
        <w:t>info_panel</w:t>
      </w:r>
      <w:proofErr w:type="spellEnd"/>
      <w:r w:rsidRPr="00EF5AF2">
        <w:rPr>
          <w:lang w:val="en-US"/>
        </w:rPr>
        <w:t xml:space="preserve"> = </w:t>
      </w:r>
      <w:proofErr w:type="spellStart"/>
      <w:proofErr w:type="gramStart"/>
      <w:r w:rsidRPr="00EF5AF2">
        <w:rPr>
          <w:lang w:val="en-US"/>
        </w:rPr>
        <w:t>pygame.Surface</w:t>
      </w:r>
      <w:proofErr w:type="spellEnd"/>
      <w:proofErr w:type="gramEnd"/>
      <w:r w:rsidRPr="00EF5AF2">
        <w:rPr>
          <w:lang w:val="en-US"/>
        </w:rPr>
        <w:t xml:space="preserve">((WIDTH, 100), </w:t>
      </w:r>
      <w:proofErr w:type="spellStart"/>
      <w:r w:rsidRPr="00EF5AF2">
        <w:rPr>
          <w:lang w:val="en-US"/>
        </w:rPr>
        <w:t>pygame.SRCALPHA</w:t>
      </w:r>
      <w:proofErr w:type="spellEnd"/>
      <w:r w:rsidRPr="00EF5AF2">
        <w:rPr>
          <w:lang w:val="en-US"/>
        </w:rPr>
        <w:t>)</w:t>
      </w:r>
    </w:p>
    <w:p w14:paraId="1CFD437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info_</w:t>
      </w:r>
      <w:proofErr w:type="gramStart"/>
      <w:r w:rsidRPr="00EF5AF2">
        <w:rPr>
          <w:lang w:val="en-US"/>
        </w:rPr>
        <w:t>panel.fill</w:t>
      </w:r>
      <w:proofErr w:type="spellEnd"/>
      <w:proofErr w:type="gramEnd"/>
      <w:r w:rsidRPr="00EF5AF2">
        <w:rPr>
          <w:lang w:val="en-US"/>
        </w:rPr>
        <w:t>((0, 0, 0, 150))</w:t>
      </w:r>
    </w:p>
    <w:p w14:paraId="3B11083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gramEnd"/>
      <w:r w:rsidRPr="00EF5AF2">
        <w:rPr>
          <w:lang w:val="en-US"/>
        </w:rPr>
        <w:t>.blit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info_panel</w:t>
      </w:r>
      <w:proofErr w:type="spellEnd"/>
      <w:r w:rsidRPr="00EF5AF2">
        <w:rPr>
          <w:lang w:val="en-US"/>
        </w:rPr>
        <w:t>, (0, HEIGHT - 100))</w:t>
      </w:r>
    </w:p>
    <w:p w14:paraId="1774E85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7B033570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</w:t>
      </w:r>
      <w:r w:rsidRPr="00EF5AF2">
        <w:t># Отображение данных о планетах</w:t>
      </w:r>
    </w:p>
    <w:p w14:paraId="4525FAFB" w14:textId="77777777" w:rsidR="00EF5AF2" w:rsidRPr="00EF5AF2" w:rsidRDefault="00EF5AF2" w:rsidP="00EF5AF2">
      <w:pPr>
        <w:spacing w:after="0"/>
      </w:pPr>
      <w:r w:rsidRPr="00EF5AF2">
        <w:t xml:space="preserve">        </w:t>
      </w:r>
      <w:proofErr w:type="spellStart"/>
      <w:r w:rsidRPr="00EF5AF2">
        <w:t>planet_info</w:t>
      </w:r>
      <w:proofErr w:type="spellEnd"/>
      <w:r w:rsidRPr="00EF5AF2">
        <w:t xml:space="preserve"> = "Планеты: "</w:t>
      </w:r>
    </w:p>
    <w:p w14:paraId="5D1A3B3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</w:t>
      </w:r>
      <w:r w:rsidRPr="00EF5AF2">
        <w:rPr>
          <w:lang w:val="en-US"/>
        </w:rPr>
        <w:t xml:space="preserve">for </w:t>
      </w:r>
      <w:proofErr w:type="spellStart"/>
      <w:r w:rsidRPr="00EF5AF2">
        <w:rPr>
          <w:lang w:val="en-US"/>
        </w:rPr>
        <w:t>i</w:t>
      </w:r>
      <w:proofErr w:type="spellEnd"/>
      <w:r w:rsidRPr="00EF5AF2">
        <w:rPr>
          <w:lang w:val="en-US"/>
        </w:rPr>
        <w:t>, planet in enumerate(</w:t>
      </w:r>
      <w:proofErr w:type="spellStart"/>
      <w:proofErr w:type="gramStart"/>
      <w:r w:rsidRPr="00EF5AF2">
        <w:rPr>
          <w:lang w:val="en-US"/>
        </w:rPr>
        <w:t>self.planets</w:t>
      </w:r>
      <w:proofErr w:type="spellEnd"/>
      <w:proofErr w:type="gramEnd"/>
      <w:r w:rsidRPr="00EF5AF2">
        <w:rPr>
          <w:lang w:val="en-US"/>
        </w:rPr>
        <w:t xml:space="preserve">[:4]):  # </w:t>
      </w:r>
      <w:r w:rsidRPr="00EF5AF2">
        <w:t>Первые</w:t>
      </w:r>
      <w:r w:rsidRPr="00EF5AF2">
        <w:rPr>
          <w:lang w:val="en-US"/>
        </w:rPr>
        <w:t xml:space="preserve"> 4 </w:t>
      </w:r>
      <w:r w:rsidRPr="00EF5AF2">
        <w:t>планеты</w:t>
      </w:r>
    </w:p>
    <w:p w14:paraId="525F54A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planet_info</w:t>
      </w:r>
      <w:proofErr w:type="spellEnd"/>
      <w:r w:rsidRPr="00EF5AF2">
        <w:rPr>
          <w:lang w:val="en-US"/>
        </w:rPr>
        <w:t xml:space="preserve"> += f"{planet.name} "</w:t>
      </w:r>
    </w:p>
    <w:p w14:paraId="2E3F34B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planet_info</w:t>
      </w:r>
      <w:proofErr w:type="spellEnd"/>
      <w:r w:rsidRPr="00EF5AF2">
        <w:rPr>
          <w:lang w:val="en-US"/>
        </w:rPr>
        <w:t xml:space="preserve"> += "| "</w:t>
      </w:r>
    </w:p>
    <w:p w14:paraId="49D5B36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for planet in </w:t>
      </w:r>
      <w:proofErr w:type="spellStart"/>
      <w:proofErr w:type="gramStart"/>
      <w:r w:rsidRPr="00EF5AF2">
        <w:rPr>
          <w:lang w:val="en-US"/>
        </w:rPr>
        <w:t>self.planets</w:t>
      </w:r>
      <w:proofErr w:type="spellEnd"/>
      <w:proofErr w:type="gramEnd"/>
      <w:r w:rsidRPr="00EF5AF2">
        <w:rPr>
          <w:lang w:val="en-US"/>
        </w:rPr>
        <w:t xml:space="preserve">[4:]:  # </w:t>
      </w:r>
      <w:r w:rsidRPr="00EF5AF2">
        <w:t>Внешние</w:t>
      </w:r>
      <w:r w:rsidRPr="00EF5AF2">
        <w:rPr>
          <w:lang w:val="en-US"/>
        </w:rPr>
        <w:t xml:space="preserve"> </w:t>
      </w:r>
      <w:r w:rsidRPr="00EF5AF2">
        <w:t>планеты</w:t>
      </w:r>
    </w:p>
    <w:p w14:paraId="26508AB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r w:rsidRPr="00EF5AF2">
        <w:rPr>
          <w:lang w:val="en-US"/>
        </w:rPr>
        <w:t>planet_info</w:t>
      </w:r>
      <w:proofErr w:type="spellEnd"/>
      <w:r w:rsidRPr="00EF5AF2">
        <w:rPr>
          <w:lang w:val="en-US"/>
        </w:rPr>
        <w:t xml:space="preserve"> += f"{planet.name} "</w:t>
      </w:r>
    </w:p>
    <w:p w14:paraId="7AE5E0C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5FECED6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r w:rsidRPr="00EF5AF2">
        <w:rPr>
          <w:lang w:val="en-US"/>
        </w:rPr>
        <w:t>info_text</w:t>
      </w:r>
      <w:proofErr w:type="spellEnd"/>
      <w:r w:rsidRPr="00EF5AF2">
        <w:rPr>
          <w:lang w:val="en-US"/>
        </w:rPr>
        <w:t xml:space="preserve"> = </w:t>
      </w:r>
      <w:proofErr w:type="spellStart"/>
      <w:r w:rsidRPr="00EF5AF2">
        <w:rPr>
          <w:lang w:val="en-US"/>
        </w:rPr>
        <w:t>self.font_</w:t>
      </w:r>
      <w:proofErr w:type="gramStart"/>
      <w:r w:rsidRPr="00EF5AF2">
        <w:rPr>
          <w:lang w:val="en-US"/>
        </w:rPr>
        <w:t>small.render</w:t>
      </w:r>
      <w:proofErr w:type="spellEnd"/>
      <w:proofErr w:type="gram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planet_info</w:t>
      </w:r>
      <w:proofErr w:type="spellEnd"/>
      <w:r w:rsidRPr="00EF5AF2">
        <w:rPr>
          <w:lang w:val="en-US"/>
        </w:rPr>
        <w:t>, True, WHITE)</w:t>
      </w:r>
    </w:p>
    <w:p w14:paraId="1F5CBB2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gramEnd"/>
      <w:r w:rsidRPr="00EF5AF2">
        <w:rPr>
          <w:lang w:val="en-US"/>
        </w:rPr>
        <w:t>.blit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info_text</w:t>
      </w:r>
      <w:proofErr w:type="spellEnd"/>
      <w:r w:rsidRPr="00EF5AF2">
        <w:rPr>
          <w:lang w:val="en-US"/>
        </w:rPr>
        <w:t>, (20, HEIGHT - 80))</w:t>
      </w:r>
    </w:p>
    <w:p w14:paraId="4383764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255CFF06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</w:t>
      </w:r>
      <w:r w:rsidRPr="00EF5AF2">
        <w:t># Подсказка</w:t>
      </w:r>
    </w:p>
    <w:p w14:paraId="7BB0475E" w14:textId="77777777" w:rsidR="00EF5AF2" w:rsidRPr="00EF5AF2" w:rsidRDefault="00EF5AF2" w:rsidP="00EF5AF2">
      <w:pPr>
        <w:spacing w:after="0"/>
      </w:pPr>
      <w:r w:rsidRPr="00EF5AF2">
        <w:t xml:space="preserve">        </w:t>
      </w:r>
      <w:proofErr w:type="spellStart"/>
      <w:r w:rsidRPr="00EF5AF2">
        <w:t>hint</w:t>
      </w:r>
      <w:proofErr w:type="spellEnd"/>
      <w:r w:rsidRPr="00EF5AF2">
        <w:t xml:space="preserve"> = </w:t>
      </w:r>
      <w:proofErr w:type="spellStart"/>
      <w:r w:rsidRPr="00EF5AF2">
        <w:t>self.font_</w:t>
      </w:r>
      <w:proofErr w:type="gramStart"/>
      <w:r w:rsidRPr="00EF5AF2">
        <w:t>small.render</w:t>
      </w:r>
      <w:proofErr w:type="spellEnd"/>
      <w:proofErr w:type="gramEnd"/>
      <w:r w:rsidRPr="00EF5AF2">
        <w:t xml:space="preserve">("Наведите на планету для информации | Реальные пропорции орбит и скоростей", </w:t>
      </w:r>
    </w:p>
    <w:p w14:paraId="34AED83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>                                     </w:t>
      </w:r>
      <w:r w:rsidRPr="00EF5AF2">
        <w:rPr>
          <w:lang w:val="en-US"/>
        </w:rPr>
        <w:t>True, (150, 150, 150))</w:t>
      </w:r>
    </w:p>
    <w:p w14:paraId="32A95B3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gramEnd"/>
      <w:r w:rsidRPr="00EF5AF2">
        <w:rPr>
          <w:lang w:val="en-US"/>
        </w:rPr>
        <w:t>.blit</w:t>
      </w:r>
      <w:proofErr w:type="spellEnd"/>
      <w:r w:rsidRPr="00EF5AF2">
        <w:rPr>
          <w:lang w:val="en-US"/>
        </w:rPr>
        <w:t>(hint, (20, HEIGHT - 40))</w:t>
      </w:r>
    </w:p>
    <w:p w14:paraId="261D57C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</w:t>
      </w:r>
    </w:p>
    <w:p w14:paraId="4EBC2383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def run(self):</w:t>
      </w:r>
    </w:p>
    <w:p w14:paraId="22AB2C5D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lastRenderedPageBreak/>
        <w:t>        running = True</w:t>
      </w:r>
    </w:p>
    <w:p w14:paraId="1BD1A21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        while running:</w:t>
      </w:r>
    </w:p>
    <w:p w14:paraId="5444DA1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running = </w:t>
      </w:r>
      <w:proofErr w:type="spellStart"/>
      <w:proofErr w:type="gramStart"/>
      <w:r w:rsidRPr="00EF5AF2">
        <w:rPr>
          <w:lang w:val="en-US"/>
        </w:rPr>
        <w:t>self.handle</w:t>
      </w:r>
      <w:proofErr w:type="gramEnd"/>
      <w:r w:rsidRPr="00EF5AF2">
        <w:rPr>
          <w:lang w:val="en-US"/>
        </w:rPr>
        <w:t>_events</w:t>
      </w:r>
      <w:proofErr w:type="spellEnd"/>
      <w:r w:rsidRPr="00EF5AF2">
        <w:rPr>
          <w:lang w:val="en-US"/>
        </w:rPr>
        <w:t>()</w:t>
      </w:r>
    </w:p>
    <w:p w14:paraId="706FC752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</w:p>
    <w:p w14:paraId="0B3E979E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# </w:t>
      </w:r>
      <w:r w:rsidRPr="00EF5AF2">
        <w:t>Очистка</w:t>
      </w:r>
      <w:r w:rsidRPr="00EF5AF2">
        <w:rPr>
          <w:lang w:val="en-US"/>
        </w:rPr>
        <w:t xml:space="preserve"> </w:t>
      </w:r>
      <w:r w:rsidRPr="00EF5AF2">
        <w:t>экрана</w:t>
      </w:r>
    </w:p>
    <w:p w14:paraId="7B4B419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proofErr w:type="gramStart"/>
      <w:r w:rsidRPr="00EF5AF2">
        <w:rPr>
          <w:lang w:val="en-US"/>
        </w:rPr>
        <w:t>self.screen</w:t>
      </w:r>
      <w:proofErr w:type="gramEnd"/>
      <w:r w:rsidRPr="00EF5AF2">
        <w:rPr>
          <w:lang w:val="en-US"/>
        </w:rPr>
        <w:t>.fill</w:t>
      </w:r>
      <w:proofErr w:type="spellEnd"/>
      <w:r w:rsidRPr="00EF5AF2">
        <w:rPr>
          <w:lang w:val="en-US"/>
        </w:rPr>
        <w:t>(BLACK)</w:t>
      </w:r>
    </w:p>
    <w:p w14:paraId="111F4839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</w:p>
    <w:p w14:paraId="78225F9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# </w:t>
      </w:r>
      <w:r w:rsidRPr="00EF5AF2">
        <w:t>Отрисовка</w:t>
      </w:r>
      <w:r w:rsidRPr="00EF5AF2">
        <w:rPr>
          <w:lang w:val="en-US"/>
        </w:rPr>
        <w:t xml:space="preserve"> </w:t>
      </w:r>
      <w:r w:rsidRPr="00EF5AF2">
        <w:t>звезд</w:t>
      </w:r>
    </w:p>
    <w:p w14:paraId="59B9F62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proofErr w:type="gramStart"/>
      <w:r w:rsidRPr="00EF5AF2">
        <w:rPr>
          <w:lang w:val="en-US"/>
        </w:rPr>
        <w:t>self.draw</w:t>
      </w:r>
      <w:proofErr w:type="gramEnd"/>
      <w:r w:rsidRPr="00EF5AF2">
        <w:rPr>
          <w:lang w:val="en-US"/>
        </w:rPr>
        <w:t>_stars</w:t>
      </w:r>
      <w:proofErr w:type="spellEnd"/>
      <w:r w:rsidRPr="00EF5AF2">
        <w:rPr>
          <w:lang w:val="en-US"/>
        </w:rPr>
        <w:t>()</w:t>
      </w:r>
    </w:p>
    <w:p w14:paraId="4E24148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</w:p>
    <w:p w14:paraId="5935206A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# </w:t>
      </w:r>
      <w:r w:rsidRPr="00EF5AF2">
        <w:t>Отрисовка</w:t>
      </w:r>
      <w:r w:rsidRPr="00EF5AF2">
        <w:rPr>
          <w:lang w:val="en-US"/>
        </w:rPr>
        <w:t xml:space="preserve"> </w:t>
      </w:r>
      <w:r w:rsidRPr="00EF5AF2">
        <w:t>орбит</w:t>
      </w:r>
    </w:p>
    <w:p w14:paraId="66296F6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if </w:t>
      </w:r>
      <w:proofErr w:type="spellStart"/>
      <w:proofErr w:type="gramStart"/>
      <w:r w:rsidRPr="00EF5AF2">
        <w:rPr>
          <w:lang w:val="en-US"/>
        </w:rPr>
        <w:t>self.show</w:t>
      </w:r>
      <w:proofErr w:type="gramEnd"/>
      <w:r w:rsidRPr="00EF5AF2">
        <w:rPr>
          <w:lang w:val="en-US"/>
        </w:rPr>
        <w:t>_orbits</w:t>
      </w:r>
      <w:proofErr w:type="spellEnd"/>
      <w:r w:rsidRPr="00EF5AF2">
        <w:rPr>
          <w:lang w:val="en-US"/>
        </w:rPr>
        <w:t>:</w:t>
      </w:r>
    </w:p>
    <w:p w14:paraId="5EA2B32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for planet in </w:t>
      </w:r>
      <w:proofErr w:type="spellStart"/>
      <w:proofErr w:type="gramStart"/>
      <w:r w:rsidRPr="00EF5AF2">
        <w:rPr>
          <w:lang w:val="en-US"/>
        </w:rPr>
        <w:t>self.planets</w:t>
      </w:r>
      <w:proofErr w:type="spellEnd"/>
      <w:proofErr w:type="gramEnd"/>
      <w:r w:rsidRPr="00EF5AF2">
        <w:rPr>
          <w:lang w:val="en-US"/>
        </w:rPr>
        <w:t>:</w:t>
      </w:r>
    </w:p>
    <w:p w14:paraId="22BFD3F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</w:t>
      </w:r>
      <w:proofErr w:type="spellStart"/>
      <w:proofErr w:type="gramStart"/>
      <w:r w:rsidRPr="00EF5AF2">
        <w:rPr>
          <w:lang w:val="en-US"/>
        </w:rPr>
        <w:t>planet.draw</w:t>
      </w:r>
      <w:proofErr w:type="gramEnd"/>
      <w:r w:rsidRPr="00EF5AF2">
        <w:rPr>
          <w:lang w:val="en-US"/>
        </w:rPr>
        <w:t>_orbit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self.screen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self.center_x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self.center_y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self.zoom</w:t>
      </w:r>
      <w:proofErr w:type="spellEnd"/>
      <w:r w:rsidRPr="00EF5AF2">
        <w:rPr>
          <w:lang w:val="en-US"/>
        </w:rPr>
        <w:t>)</w:t>
      </w:r>
    </w:p>
    <w:p w14:paraId="343424D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</w:p>
    <w:p w14:paraId="4F76321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# </w:t>
      </w:r>
      <w:r w:rsidRPr="00EF5AF2">
        <w:t>Отрисовка</w:t>
      </w:r>
      <w:r w:rsidRPr="00EF5AF2">
        <w:rPr>
          <w:lang w:val="en-US"/>
        </w:rPr>
        <w:t xml:space="preserve"> </w:t>
      </w:r>
      <w:r w:rsidRPr="00EF5AF2">
        <w:t>Солнца</w:t>
      </w:r>
    </w:p>
    <w:p w14:paraId="046C31A4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  <w:proofErr w:type="spellStart"/>
      <w:proofErr w:type="gramStart"/>
      <w:r w:rsidRPr="00EF5AF2">
        <w:rPr>
          <w:lang w:val="en-US"/>
        </w:rPr>
        <w:t>self.draw</w:t>
      </w:r>
      <w:proofErr w:type="gramEnd"/>
      <w:r w:rsidRPr="00EF5AF2">
        <w:rPr>
          <w:lang w:val="en-US"/>
        </w:rPr>
        <w:t>_sun</w:t>
      </w:r>
      <w:proofErr w:type="spellEnd"/>
      <w:r w:rsidRPr="00EF5AF2">
        <w:rPr>
          <w:lang w:val="en-US"/>
        </w:rPr>
        <w:t>()</w:t>
      </w:r>
    </w:p>
    <w:p w14:paraId="45B9042B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</w:p>
    <w:p w14:paraId="65E1CA2C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    </w:t>
      </w:r>
      <w:r w:rsidRPr="00EF5AF2">
        <w:t># Обновление и отрисовка планет</w:t>
      </w:r>
    </w:p>
    <w:p w14:paraId="2215F10C" w14:textId="77777777" w:rsidR="00EF5AF2" w:rsidRPr="00EF5AF2" w:rsidRDefault="00EF5AF2" w:rsidP="00EF5AF2">
      <w:pPr>
        <w:spacing w:after="0"/>
      </w:pPr>
      <w:r w:rsidRPr="00EF5AF2">
        <w:t xml:space="preserve">            </w:t>
      </w:r>
      <w:proofErr w:type="spellStart"/>
      <w:r w:rsidRPr="00EF5AF2">
        <w:t>for</w:t>
      </w:r>
      <w:proofErr w:type="spellEnd"/>
      <w:r w:rsidRPr="00EF5AF2">
        <w:t xml:space="preserve"> </w:t>
      </w:r>
      <w:proofErr w:type="spellStart"/>
      <w:r w:rsidRPr="00EF5AF2">
        <w:t>planet</w:t>
      </w:r>
      <w:proofErr w:type="spellEnd"/>
      <w:r w:rsidRPr="00EF5AF2">
        <w:t xml:space="preserve"> </w:t>
      </w:r>
      <w:proofErr w:type="spellStart"/>
      <w:r w:rsidRPr="00EF5AF2">
        <w:t>in</w:t>
      </w:r>
      <w:proofErr w:type="spellEnd"/>
      <w:r w:rsidRPr="00EF5AF2">
        <w:t xml:space="preserve"> </w:t>
      </w:r>
      <w:proofErr w:type="spellStart"/>
      <w:proofErr w:type="gramStart"/>
      <w:r w:rsidRPr="00EF5AF2">
        <w:t>self.planets</w:t>
      </w:r>
      <w:proofErr w:type="spellEnd"/>
      <w:proofErr w:type="gramEnd"/>
      <w:r w:rsidRPr="00EF5AF2">
        <w:t>:</w:t>
      </w:r>
    </w:p>
    <w:p w14:paraId="3ECD24E3" w14:textId="77777777" w:rsidR="00EF5AF2" w:rsidRPr="00EF5AF2" w:rsidRDefault="00EF5AF2" w:rsidP="00EF5AF2">
      <w:pPr>
        <w:spacing w:after="0"/>
      </w:pPr>
      <w:r w:rsidRPr="00EF5AF2">
        <w:t xml:space="preserve">                </w:t>
      </w:r>
      <w:proofErr w:type="spellStart"/>
      <w:r w:rsidRPr="00EF5AF2">
        <w:t>if</w:t>
      </w:r>
      <w:proofErr w:type="spellEnd"/>
      <w:r w:rsidRPr="00EF5AF2">
        <w:t xml:space="preserve"> </w:t>
      </w:r>
      <w:proofErr w:type="spellStart"/>
      <w:r w:rsidRPr="00EF5AF2">
        <w:t>not</w:t>
      </w:r>
      <w:proofErr w:type="spellEnd"/>
      <w:r w:rsidRPr="00EF5AF2">
        <w:t xml:space="preserve"> </w:t>
      </w:r>
      <w:proofErr w:type="spellStart"/>
      <w:proofErr w:type="gramStart"/>
      <w:r w:rsidRPr="00EF5AF2">
        <w:t>self.paused</w:t>
      </w:r>
      <w:proofErr w:type="spellEnd"/>
      <w:proofErr w:type="gramEnd"/>
      <w:r w:rsidRPr="00EF5AF2">
        <w:t>:</w:t>
      </w:r>
    </w:p>
    <w:p w14:paraId="5F0CF5E6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            </w:t>
      </w:r>
      <w:r w:rsidRPr="00EF5AF2">
        <w:rPr>
          <w:lang w:val="en-US"/>
        </w:rPr>
        <w:t xml:space="preserve">x, y, size = </w:t>
      </w:r>
      <w:proofErr w:type="spellStart"/>
      <w:proofErr w:type="gramStart"/>
      <w:r w:rsidRPr="00EF5AF2">
        <w:rPr>
          <w:lang w:val="en-US"/>
        </w:rPr>
        <w:t>planet.update</w:t>
      </w:r>
      <w:proofErr w:type="spellEnd"/>
      <w:proofErr w:type="gram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self.speed_multiplier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self.center_x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self.center_y</w:t>
      </w:r>
      <w:proofErr w:type="spellEnd"/>
      <w:r w:rsidRPr="00EF5AF2">
        <w:rPr>
          <w:lang w:val="en-US"/>
        </w:rPr>
        <w:t xml:space="preserve">, </w:t>
      </w:r>
      <w:proofErr w:type="spellStart"/>
      <w:r w:rsidRPr="00EF5AF2">
        <w:rPr>
          <w:lang w:val="en-US"/>
        </w:rPr>
        <w:t>self.zoom</w:t>
      </w:r>
      <w:proofErr w:type="spellEnd"/>
      <w:r w:rsidRPr="00EF5AF2">
        <w:rPr>
          <w:lang w:val="en-US"/>
        </w:rPr>
        <w:t>)</w:t>
      </w:r>
    </w:p>
    <w:p w14:paraId="0F4265CE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        </w:t>
      </w:r>
      <w:proofErr w:type="spellStart"/>
      <w:r w:rsidRPr="00EF5AF2">
        <w:t>else</w:t>
      </w:r>
      <w:proofErr w:type="spellEnd"/>
      <w:r w:rsidRPr="00EF5AF2">
        <w:t>:</w:t>
      </w:r>
    </w:p>
    <w:p w14:paraId="01483CDF" w14:textId="77777777" w:rsidR="00EF5AF2" w:rsidRPr="00EF5AF2" w:rsidRDefault="00EF5AF2" w:rsidP="00EF5AF2">
      <w:pPr>
        <w:spacing w:after="0"/>
      </w:pPr>
      <w:r w:rsidRPr="00EF5AF2">
        <w:t>                    # Если пауза, просто пересчитываем позицию без обновления угла</w:t>
      </w:r>
    </w:p>
    <w:p w14:paraId="4B53F0DB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            </w:t>
      </w:r>
      <w:proofErr w:type="spellStart"/>
      <w:r w:rsidRPr="00EF5AF2">
        <w:rPr>
          <w:lang w:val="en-US"/>
        </w:rPr>
        <w:t>actual_radius</w:t>
      </w:r>
      <w:proofErr w:type="spellEnd"/>
      <w:r w:rsidRPr="00EF5AF2">
        <w:rPr>
          <w:lang w:val="en-US"/>
        </w:rPr>
        <w:t xml:space="preserve"> = </w:t>
      </w:r>
      <w:proofErr w:type="spellStart"/>
      <w:proofErr w:type="gramStart"/>
      <w:r w:rsidRPr="00EF5AF2">
        <w:rPr>
          <w:lang w:val="en-US"/>
        </w:rPr>
        <w:t>planet.orbit</w:t>
      </w:r>
      <w:proofErr w:type="gramEnd"/>
      <w:r w:rsidRPr="00EF5AF2">
        <w:rPr>
          <w:lang w:val="en-US"/>
        </w:rPr>
        <w:t>_radius</w:t>
      </w:r>
      <w:proofErr w:type="spellEnd"/>
      <w:r w:rsidRPr="00EF5AF2">
        <w:rPr>
          <w:lang w:val="en-US"/>
        </w:rPr>
        <w:t xml:space="preserve"> * 80 * </w:t>
      </w:r>
      <w:proofErr w:type="spellStart"/>
      <w:r w:rsidRPr="00EF5AF2">
        <w:rPr>
          <w:lang w:val="en-US"/>
        </w:rPr>
        <w:t>self.zoom</w:t>
      </w:r>
      <w:proofErr w:type="spellEnd"/>
    </w:p>
    <w:p w14:paraId="6E4BE417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x = </w:t>
      </w:r>
      <w:proofErr w:type="spellStart"/>
      <w:proofErr w:type="gramStart"/>
      <w:r w:rsidRPr="00EF5AF2">
        <w:rPr>
          <w:lang w:val="en-US"/>
        </w:rPr>
        <w:t>self.center</w:t>
      </w:r>
      <w:proofErr w:type="gramEnd"/>
      <w:r w:rsidRPr="00EF5AF2">
        <w:rPr>
          <w:lang w:val="en-US"/>
        </w:rPr>
        <w:t>_x</w:t>
      </w:r>
      <w:proofErr w:type="spellEnd"/>
      <w:r w:rsidRPr="00EF5AF2">
        <w:rPr>
          <w:lang w:val="en-US"/>
        </w:rPr>
        <w:t xml:space="preserve"> + </w:t>
      </w:r>
      <w:proofErr w:type="spellStart"/>
      <w:r w:rsidRPr="00EF5AF2">
        <w:rPr>
          <w:lang w:val="en-US"/>
        </w:rPr>
        <w:t>math.cos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planet.angle</w:t>
      </w:r>
      <w:proofErr w:type="spellEnd"/>
      <w:r w:rsidRPr="00EF5AF2">
        <w:rPr>
          <w:lang w:val="en-US"/>
        </w:rPr>
        <w:t xml:space="preserve">) * </w:t>
      </w:r>
      <w:proofErr w:type="spellStart"/>
      <w:r w:rsidRPr="00EF5AF2">
        <w:rPr>
          <w:lang w:val="en-US"/>
        </w:rPr>
        <w:t>actual_radius</w:t>
      </w:r>
      <w:proofErr w:type="spellEnd"/>
    </w:p>
    <w:p w14:paraId="707A263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y = </w:t>
      </w:r>
      <w:proofErr w:type="spellStart"/>
      <w:proofErr w:type="gramStart"/>
      <w:r w:rsidRPr="00EF5AF2">
        <w:rPr>
          <w:lang w:val="en-US"/>
        </w:rPr>
        <w:t>self.center</w:t>
      </w:r>
      <w:proofErr w:type="gramEnd"/>
      <w:r w:rsidRPr="00EF5AF2">
        <w:rPr>
          <w:lang w:val="en-US"/>
        </w:rPr>
        <w:t>_y</w:t>
      </w:r>
      <w:proofErr w:type="spellEnd"/>
      <w:r w:rsidRPr="00EF5AF2">
        <w:rPr>
          <w:lang w:val="en-US"/>
        </w:rPr>
        <w:t xml:space="preserve"> + </w:t>
      </w:r>
      <w:proofErr w:type="spellStart"/>
      <w:r w:rsidRPr="00EF5AF2">
        <w:rPr>
          <w:lang w:val="en-US"/>
        </w:rPr>
        <w:t>math.sin</w:t>
      </w:r>
      <w:proofErr w:type="spell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planet.angle</w:t>
      </w:r>
      <w:proofErr w:type="spellEnd"/>
      <w:r w:rsidRPr="00EF5AF2">
        <w:rPr>
          <w:lang w:val="en-US"/>
        </w:rPr>
        <w:t xml:space="preserve">) * </w:t>
      </w:r>
      <w:proofErr w:type="spellStart"/>
      <w:r w:rsidRPr="00EF5AF2">
        <w:rPr>
          <w:lang w:val="en-US"/>
        </w:rPr>
        <w:t>actual_radius</w:t>
      </w:r>
      <w:proofErr w:type="spellEnd"/>
    </w:p>
    <w:p w14:paraId="1917E59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    size = </w:t>
      </w:r>
      <w:proofErr w:type="gramStart"/>
      <w:r w:rsidRPr="00EF5AF2">
        <w:rPr>
          <w:lang w:val="en-US"/>
        </w:rPr>
        <w:t>max(</w:t>
      </w:r>
      <w:proofErr w:type="gramEnd"/>
      <w:r w:rsidRPr="00EF5AF2">
        <w:rPr>
          <w:lang w:val="en-US"/>
        </w:rPr>
        <w:t>4, min(int(</w:t>
      </w:r>
      <w:proofErr w:type="spellStart"/>
      <w:r w:rsidRPr="00EF5AF2">
        <w:rPr>
          <w:lang w:val="en-US"/>
        </w:rPr>
        <w:t>planet.size</w:t>
      </w:r>
      <w:proofErr w:type="spellEnd"/>
      <w:r w:rsidRPr="00EF5AF2">
        <w:rPr>
          <w:lang w:val="en-US"/>
        </w:rPr>
        <w:t xml:space="preserve"> * </w:t>
      </w:r>
      <w:proofErr w:type="spellStart"/>
      <w:r w:rsidRPr="00EF5AF2">
        <w:rPr>
          <w:lang w:val="en-US"/>
        </w:rPr>
        <w:t>self.zoom</w:t>
      </w:r>
      <w:proofErr w:type="spellEnd"/>
      <w:r w:rsidRPr="00EF5AF2">
        <w:rPr>
          <w:lang w:val="en-US"/>
        </w:rPr>
        <w:t>), 40))</w:t>
      </w:r>
    </w:p>
    <w:p w14:paraId="44CEB555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</w:t>
      </w:r>
    </w:p>
    <w:p w14:paraId="490F468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    </w:t>
      </w:r>
      <w:proofErr w:type="spellStart"/>
      <w:proofErr w:type="gramStart"/>
      <w:r w:rsidRPr="00EF5AF2">
        <w:rPr>
          <w:lang w:val="en-US"/>
        </w:rPr>
        <w:t>planet.draw</w:t>
      </w:r>
      <w:proofErr w:type="spellEnd"/>
      <w:proofErr w:type="gramEnd"/>
      <w:r w:rsidRPr="00EF5AF2">
        <w:rPr>
          <w:lang w:val="en-US"/>
        </w:rPr>
        <w:t>(</w:t>
      </w:r>
      <w:proofErr w:type="spellStart"/>
      <w:r w:rsidRPr="00EF5AF2">
        <w:rPr>
          <w:lang w:val="en-US"/>
        </w:rPr>
        <w:t>self.screen</w:t>
      </w:r>
      <w:proofErr w:type="spellEnd"/>
      <w:r w:rsidRPr="00EF5AF2">
        <w:rPr>
          <w:lang w:val="en-US"/>
        </w:rPr>
        <w:t>, x, y, size)</w:t>
      </w:r>
    </w:p>
    <w:p w14:paraId="6A12BD21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    </w:t>
      </w:r>
    </w:p>
    <w:p w14:paraId="6BEE8B61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        </w:t>
      </w:r>
      <w:r w:rsidRPr="00EF5AF2">
        <w:t># Отрисовка интерфейса</w:t>
      </w:r>
    </w:p>
    <w:p w14:paraId="3965F3C3" w14:textId="77777777" w:rsidR="00EF5AF2" w:rsidRPr="00EF5AF2" w:rsidRDefault="00EF5AF2" w:rsidP="00EF5AF2">
      <w:pPr>
        <w:spacing w:after="0"/>
      </w:pPr>
      <w:r w:rsidRPr="00EF5AF2">
        <w:t xml:space="preserve">            </w:t>
      </w:r>
      <w:proofErr w:type="spellStart"/>
      <w:proofErr w:type="gramStart"/>
      <w:r w:rsidRPr="00EF5AF2">
        <w:t>self.draw</w:t>
      </w:r>
      <w:proofErr w:type="gramEnd"/>
      <w:r w:rsidRPr="00EF5AF2">
        <w:t>_ui</w:t>
      </w:r>
      <w:proofErr w:type="spellEnd"/>
      <w:r w:rsidRPr="00EF5AF2">
        <w:t>()</w:t>
      </w:r>
    </w:p>
    <w:p w14:paraId="17454C7F" w14:textId="77777777" w:rsidR="00EF5AF2" w:rsidRPr="00EF5AF2" w:rsidRDefault="00EF5AF2" w:rsidP="00EF5AF2">
      <w:pPr>
        <w:spacing w:after="0"/>
      </w:pPr>
      <w:r w:rsidRPr="00EF5AF2">
        <w:t xml:space="preserve">            </w:t>
      </w:r>
    </w:p>
    <w:p w14:paraId="589450A5" w14:textId="77777777" w:rsidR="00EF5AF2" w:rsidRPr="00EF5AF2" w:rsidRDefault="00EF5AF2" w:rsidP="00EF5AF2">
      <w:pPr>
        <w:spacing w:after="0"/>
      </w:pPr>
      <w:r w:rsidRPr="00EF5AF2">
        <w:t>            # Обновление экрана</w:t>
      </w:r>
    </w:p>
    <w:p w14:paraId="4CE69FBC" w14:textId="77777777" w:rsidR="00EF5AF2" w:rsidRPr="00EF5AF2" w:rsidRDefault="00EF5AF2" w:rsidP="00EF5AF2">
      <w:pPr>
        <w:spacing w:after="0"/>
      </w:pPr>
      <w:r w:rsidRPr="00EF5AF2">
        <w:t xml:space="preserve">            </w:t>
      </w:r>
      <w:proofErr w:type="spellStart"/>
      <w:proofErr w:type="gramStart"/>
      <w:r w:rsidRPr="00EF5AF2">
        <w:t>pygame.display</w:t>
      </w:r>
      <w:proofErr w:type="gramEnd"/>
      <w:r w:rsidRPr="00EF5AF2">
        <w:t>.flip</w:t>
      </w:r>
      <w:proofErr w:type="spellEnd"/>
      <w:r w:rsidRPr="00EF5AF2">
        <w:t>()</w:t>
      </w:r>
    </w:p>
    <w:p w14:paraId="468AC85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        </w:t>
      </w:r>
      <w:proofErr w:type="spellStart"/>
      <w:proofErr w:type="gramStart"/>
      <w:r w:rsidRPr="00EF5AF2">
        <w:rPr>
          <w:lang w:val="en-US"/>
        </w:rPr>
        <w:t>self.clock</w:t>
      </w:r>
      <w:proofErr w:type="gramEnd"/>
      <w:r w:rsidRPr="00EF5AF2">
        <w:rPr>
          <w:lang w:val="en-US"/>
        </w:rPr>
        <w:t>.tick</w:t>
      </w:r>
      <w:proofErr w:type="spellEnd"/>
      <w:r w:rsidRPr="00EF5AF2">
        <w:rPr>
          <w:lang w:val="en-US"/>
        </w:rPr>
        <w:t>(FPS)</w:t>
      </w:r>
    </w:p>
    <w:p w14:paraId="553376C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</w:p>
    <w:p w14:paraId="3261C38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    </w:t>
      </w:r>
      <w:proofErr w:type="spellStart"/>
      <w:proofErr w:type="gramStart"/>
      <w:r w:rsidRPr="00EF5AF2">
        <w:rPr>
          <w:lang w:val="en-US"/>
        </w:rPr>
        <w:t>pygame.quit</w:t>
      </w:r>
      <w:proofErr w:type="spellEnd"/>
      <w:proofErr w:type="gramEnd"/>
      <w:r w:rsidRPr="00EF5AF2">
        <w:rPr>
          <w:lang w:val="en-US"/>
        </w:rPr>
        <w:t>()</w:t>
      </w:r>
    </w:p>
    <w:p w14:paraId="6B980F0D" w14:textId="77777777" w:rsidR="00EF5AF2" w:rsidRPr="00EF5AF2" w:rsidRDefault="00EF5AF2" w:rsidP="00EF5AF2">
      <w:pPr>
        <w:spacing w:after="0"/>
        <w:rPr>
          <w:lang w:val="en-US"/>
        </w:rPr>
      </w:pPr>
    </w:p>
    <w:p w14:paraId="43865837" w14:textId="77777777" w:rsidR="00EF5AF2" w:rsidRPr="00EF5AF2" w:rsidRDefault="00EF5AF2" w:rsidP="00EF5AF2">
      <w:pPr>
        <w:spacing w:after="0"/>
      </w:pPr>
      <w:proofErr w:type="spellStart"/>
      <w:r w:rsidRPr="00EF5AF2">
        <w:t>def</w:t>
      </w:r>
      <w:proofErr w:type="spellEnd"/>
      <w:r w:rsidRPr="00EF5AF2">
        <w:t xml:space="preserve"> </w:t>
      </w:r>
      <w:proofErr w:type="spellStart"/>
      <w:proofErr w:type="gramStart"/>
      <w:r w:rsidRPr="00EF5AF2">
        <w:t>main</w:t>
      </w:r>
      <w:proofErr w:type="spellEnd"/>
      <w:r w:rsidRPr="00EF5AF2">
        <w:t>(</w:t>
      </w:r>
      <w:proofErr w:type="gramEnd"/>
      <w:r w:rsidRPr="00EF5AF2">
        <w:t>):</w:t>
      </w:r>
    </w:p>
    <w:p w14:paraId="13F2FE70" w14:textId="77777777" w:rsidR="00EF5AF2" w:rsidRPr="00EF5AF2" w:rsidRDefault="00EF5AF2" w:rsidP="00EF5AF2">
      <w:pPr>
        <w:spacing w:after="0"/>
      </w:pPr>
      <w:r w:rsidRPr="00EF5AF2">
        <w:t xml:space="preserve">    </w:t>
      </w:r>
      <w:proofErr w:type="spellStart"/>
      <w:proofErr w:type="gramStart"/>
      <w:r w:rsidRPr="00EF5AF2">
        <w:t>print</w:t>
      </w:r>
      <w:proofErr w:type="spellEnd"/>
      <w:r w:rsidRPr="00EF5AF2">
        <w:t>(</w:t>
      </w:r>
      <w:proofErr w:type="gramEnd"/>
      <w:r w:rsidRPr="00EF5AF2">
        <w:t>"=" * 50)</w:t>
      </w:r>
    </w:p>
    <w:p w14:paraId="6C17DAF6" w14:textId="77777777" w:rsidR="00EF5AF2" w:rsidRPr="00EF5AF2" w:rsidRDefault="00EF5AF2" w:rsidP="00EF5AF2">
      <w:pPr>
        <w:spacing w:after="0"/>
      </w:pPr>
      <w:r w:rsidRPr="00EF5AF2">
        <w:t xml:space="preserve">    </w:t>
      </w:r>
      <w:proofErr w:type="spellStart"/>
      <w:proofErr w:type="gramStart"/>
      <w:r w:rsidRPr="00EF5AF2">
        <w:t>print</w:t>
      </w:r>
      <w:proofErr w:type="spellEnd"/>
      <w:r w:rsidRPr="00EF5AF2">
        <w:t>(</w:t>
      </w:r>
      <w:proofErr w:type="gramEnd"/>
      <w:r w:rsidRPr="00EF5AF2">
        <w:t>"СОЛНЕЧНАЯ СИСТЕМА - Интерактивная симуляция")</w:t>
      </w:r>
    </w:p>
    <w:p w14:paraId="6A380C1F" w14:textId="77777777" w:rsidR="00EF5AF2" w:rsidRPr="00EF5AF2" w:rsidRDefault="00EF5AF2" w:rsidP="00EF5AF2">
      <w:pPr>
        <w:spacing w:after="0"/>
      </w:pPr>
      <w:r w:rsidRPr="00EF5AF2">
        <w:t xml:space="preserve">    </w:t>
      </w:r>
      <w:proofErr w:type="spellStart"/>
      <w:proofErr w:type="gramStart"/>
      <w:r w:rsidRPr="00EF5AF2">
        <w:t>print</w:t>
      </w:r>
      <w:proofErr w:type="spellEnd"/>
      <w:r w:rsidRPr="00EF5AF2">
        <w:t>(</w:t>
      </w:r>
      <w:proofErr w:type="gramEnd"/>
      <w:r w:rsidRPr="00EF5AF2">
        <w:t>"=" * 50)</w:t>
      </w:r>
    </w:p>
    <w:p w14:paraId="0335EBBD" w14:textId="77777777" w:rsidR="00EF5AF2" w:rsidRPr="00EF5AF2" w:rsidRDefault="00EF5AF2" w:rsidP="00EF5AF2">
      <w:pPr>
        <w:spacing w:after="0"/>
      </w:pPr>
      <w:r w:rsidRPr="00EF5AF2">
        <w:t xml:space="preserve">    </w:t>
      </w:r>
      <w:proofErr w:type="spellStart"/>
      <w:r w:rsidRPr="00EF5AF2">
        <w:t>print</w:t>
      </w:r>
      <w:proofErr w:type="spellEnd"/>
      <w:r w:rsidRPr="00EF5AF2">
        <w:t>("\</w:t>
      </w:r>
      <w:proofErr w:type="spellStart"/>
      <w:r w:rsidRPr="00EF5AF2">
        <w:t>nУправление</w:t>
      </w:r>
      <w:proofErr w:type="spellEnd"/>
      <w:r w:rsidRPr="00EF5AF2">
        <w:t>:")</w:t>
      </w:r>
    </w:p>
    <w:p w14:paraId="46A16968" w14:textId="77777777" w:rsidR="00EF5AF2" w:rsidRPr="00EF5AF2" w:rsidRDefault="00EF5AF2" w:rsidP="00EF5AF2">
      <w:pPr>
        <w:spacing w:after="0"/>
      </w:pPr>
      <w:r w:rsidRPr="00EF5AF2">
        <w:t xml:space="preserve">    </w:t>
      </w:r>
      <w:proofErr w:type="spellStart"/>
      <w:proofErr w:type="gramStart"/>
      <w:r w:rsidRPr="00EF5AF2">
        <w:t>print</w:t>
      </w:r>
      <w:proofErr w:type="spellEnd"/>
      <w:r w:rsidRPr="00EF5AF2">
        <w:t>(</w:t>
      </w:r>
      <w:proofErr w:type="gramEnd"/>
      <w:r w:rsidRPr="00EF5AF2">
        <w:t>"  Пробел      - Пауза/Продолжить")</w:t>
      </w:r>
    </w:p>
    <w:p w14:paraId="39559A05" w14:textId="77777777" w:rsidR="00EF5AF2" w:rsidRPr="00EF5AF2" w:rsidRDefault="00EF5AF2" w:rsidP="00EF5AF2">
      <w:pPr>
        <w:spacing w:after="0"/>
      </w:pPr>
      <w:r w:rsidRPr="00EF5AF2">
        <w:t xml:space="preserve">    </w:t>
      </w:r>
      <w:proofErr w:type="spellStart"/>
      <w:proofErr w:type="gramStart"/>
      <w:r w:rsidRPr="00EF5AF2">
        <w:t>print</w:t>
      </w:r>
      <w:proofErr w:type="spellEnd"/>
      <w:r w:rsidRPr="00EF5AF2">
        <w:t>(</w:t>
      </w:r>
      <w:proofErr w:type="gramEnd"/>
      <w:r w:rsidRPr="00EF5AF2">
        <w:t>"  ↑ / W       - Увеличить скорость")</w:t>
      </w:r>
    </w:p>
    <w:p w14:paraId="24027721" w14:textId="77777777" w:rsidR="00EF5AF2" w:rsidRPr="00EF5AF2" w:rsidRDefault="00EF5AF2" w:rsidP="00EF5AF2">
      <w:pPr>
        <w:spacing w:after="0"/>
      </w:pPr>
      <w:r w:rsidRPr="00EF5AF2">
        <w:t xml:space="preserve">    </w:t>
      </w:r>
      <w:proofErr w:type="spellStart"/>
      <w:proofErr w:type="gramStart"/>
      <w:r w:rsidRPr="00EF5AF2">
        <w:t>print</w:t>
      </w:r>
      <w:proofErr w:type="spellEnd"/>
      <w:r w:rsidRPr="00EF5AF2">
        <w:t>(</w:t>
      </w:r>
      <w:proofErr w:type="gramEnd"/>
      <w:r w:rsidRPr="00EF5AF2">
        <w:t>"  ↓ / S       - Уменьшить скорость")</w:t>
      </w:r>
    </w:p>
    <w:p w14:paraId="0DA0E124" w14:textId="77777777" w:rsidR="00EF5AF2" w:rsidRPr="00EF5AF2" w:rsidRDefault="00EF5AF2" w:rsidP="00EF5AF2">
      <w:pPr>
        <w:spacing w:after="0"/>
      </w:pPr>
      <w:r w:rsidRPr="00EF5AF2">
        <w:lastRenderedPageBreak/>
        <w:t xml:space="preserve">    </w:t>
      </w:r>
      <w:proofErr w:type="spellStart"/>
      <w:proofErr w:type="gramStart"/>
      <w:r w:rsidRPr="00EF5AF2">
        <w:t>print</w:t>
      </w:r>
      <w:proofErr w:type="spellEnd"/>
      <w:r w:rsidRPr="00EF5AF2">
        <w:t>(</w:t>
      </w:r>
      <w:proofErr w:type="gramEnd"/>
      <w:r w:rsidRPr="00EF5AF2">
        <w:t>"  Колесо мыши - Масштабирование")</w:t>
      </w:r>
    </w:p>
    <w:p w14:paraId="6FE9E5BC" w14:textId="77777777" w:rsidR="00EF5AF2" w:rsidRPr="00EF5AF2" w:rsidRDefault="00EF5AF2" w:rsidP="00EF5AF2">
      <w:pPr>
        <w:spacing w:after="0"/>
      </w:pPr>
      <w:r w:rsidRPr="00EF5AF2">
        <w:t xml:space="preserve">    </w:t>
      </w:r>
      <w:proofErr w:type="spellStart"/>
      <w:proofErr w:type="gramStart"/>
      <w:r w:rsidRPr="00EF5AF2">
        <w:t>print</w:t>
      </w:r>
      <w:proofErr w:type="spellEnd"/>
      <w:r w:rsidRPr="00EF5AF2">
        <w:t>(</w:t>
      </w:r>
      <w:proofErr w:type="gramEnd"/>
      <w:r w:rsidRPr="00EF5AF2">
        <w:t>"  O           - Показать/скрыть орбиты")</w:t>
      </w:r>
    </w:p>
    <w:p w14:paraId="7B1F5E52" w14:textId="77777777" w:rsidR="00EF5AF2" w:rsidRPr="00EF5AF2" w:rsidRDefault="00EF5AF2" w:rsidP="00EF5AF2">
      <w:pPr>
        <w:spacing w:after="0"/>
      </w:pPr>
      <w:r w:rsidRPr="00EF5AF2">
        <w:t xml:space="preserve">    </w:t>
      </w:r>
      <w:proofErr w:type="spellStart"/>
      <w:proofErr w:type="gramStart"/>
      <w:r w:rsidRPr="00EF5AF2">
        <w:t>print</w:t>
      </w:r>
      <w:proofErr w:type="spellEnd"/>
      <w:r w:rsidRPr="00EF5AF2">
        <w:t>(</w:t>
      </w:r>
      <w:proofErr w:type="gramEnd"/>
      <w:r w:rsidRPr="00EF5AF2">
        <w:t>"  R           - Сбросить параметры")</w:t>
      </w:r>
    </w:p>
    <w:p w14:paraId="7D7267E5" w14:textId="77777777" w:rsidR="00EF5AF2" w:rsidRPr="00EF5AF2" w:rsidRDefault="00EF5AF2" w:rsidP="00EF5AF2">
      <w:pPr>
        <w:spacing w:after="0"/>
      </w:pPr>
      <w:r w:rsidRPr="00EF5AF2">
        <w:t xml:space="preserve">    </w:t>
      </w:r>
      <w:proofErr w:type="spellStart"/>
      <w:proofErr w:type="gramStart"/>
      <w:r w:rsidRPr="00EF5AF2">
        <w:t>print</w:t>
      </w:r>
      <w:proofErr w:type="spellEnd"/>
      <w:r w:rsidRPr="00EF5AF2">
        <w:t>(</w:t>
      </w:r>
      <w:proofErr w:type="gramEnd"/>
      <w:r w:rsidRPr="00EF5AF2">
        <w:t>"  Q           - Выход")</w:t>
      </w:r>
    </w:p>
    <w:p w14:paraId="2908C2FD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t xml:space="preserve">    </w:t>
      </w:r>
      <w:proofErr w:type="gramStart"/>
      <w:r w:rsidRPr="00EF5AF2">
        <w:rPr>
          <w:lang w:val="en-US"/>
        </w:rPr>
        <w:t>print(</w:t>
      </w:r>
      <w:proofErr w:type="gramEnd"/>
      <w:r w:rsidRPr="00EF5AF2">
        <w:rPr>
          <w:lang w:val="en-US"/>
        </w:rPr>
        <w:t>"\n" + "=" * 50)</w:t>
      </w:r>
    </w:p>
    <w:p w14:paraId="502D350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</w:t>
      </w:r>
    </w:p>
    <w:p w14:paraId="71594F6C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app = </w:t>
      </w:r>
      <w:proofErr w:type="spellStart"/>
      <w:proofErr w:type="gramStart"/>
      <w:r w:rsidRPr="00EF5AF2">
        <w:rPr>
          <w:lang w:val="en-US"/>
        </w:rPr>
        <w:t>SolarSystemApp</w:t>
      </w:r>
      <w:proofErr w:type="spellEnd"/>
      <w:r w:rsidRPr="00EF5AF2">
        <w:rPr>
          <w:lang w:val="en-US"/>
        </w:rPr>
        <w:t>(</w:t>
      </w:r>
      <w:proofErr w:type="gramEnd"/>
      <w:r w:rsidRPr="00EF5AF2">
        <w:rPr>
          <w:lang w:val="en-US"/>
        </w:rPr>
        <w:t>)</w:t>
      </w:r>
    </w:p>
    <w:p w14:paraId="0A48CD4F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</w:t>
      </w:r>
      <w:proofErr w:type="spellStart"/>
      <w:proofErr w:type="gramStart"/>
      <w:r w:rsidRPr="00EF5AF2">
        <w:rPr>
          <w:lang w:val="en-US"/>
        </w:rPr>
        <w:t>app.run</w:t>
      </w:r>
      <w:proofErr w:type="spellEnd"/>
      <w:r w:rsidRPr="00EF5AF2">
        <w:rPr>
          <w:lang w:val="en-US"/>
        </w:rPr>
        <w:t>(</w:t>
      </w:r>
      <w:proofErr w:type="gramEnd"/>
      <w:r w:rsidRPr="00EF5AF2">
        <w:rPr>
          <w:lang w:val="en-US"/>
        </w:rPr>
        <w:t>)</w:t>
      </w:r>
    </w:p>
    <w:p w14:paraId="25F918E8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 xml:space="preserve">    </w:t>
      </w:r>
      <w:proofErr w:type="gramStart"/>
      <w:r w:rsidRPr="00EF5AF2">
        <w:rPr>
          <w:lang w:val="en-US"/>
        </w:rPr>
        <w:t>print(</w:t>
      </w:r>
      <w:proofErr w:type="gramEnd"/>
      <w:r w:rsidRPr="00EF5AF2">
        <w:rPr>
          <w:lang w:val="en-US"/>
        </w:rPr>
        <w:t>"\n</w:t>
      </w:r>
      <w:r w:rsidRPr="00EF5AF2">
        <w:t>Программа</w:t>
      </w:r>
      <w:r w:rsidRPr="00EF5AF2">
        <w:rPr>
          <w:lang w:val="en-US"/>
        </w:rPr>
        <w:t xml:space="preserve"> </w:t>
      </w:r>
      <w:r w:rsidRPr="00EF5AF2">
        <w:t>завершена</w:t>
      </w:r>
      <w:r w:rsidRPr="00EF5AF2">
        <w:rPr>
          <w:lang w:val="en-US"/>
        </w:rPr>
        <w:t>.")</w:t>
      </w:r>
    </w:p>
    <w:p w14:paraId="603D4183" w14:textId="77777777" w:rsidR="00EF5AF2" w:rsidRPr="00EF5AF2" w:rsidRDefault="00EF5AF2" w:rsidP="00EF5AF2">
      <w:pPr>
        <w:spacing w:after="0"/>
        <w:rPr>
          <w:lang w:val="en-US"/>
        </w:rPr>
      </w:pPr>
    </w:p>
    <w:p w14:paraId="29073880" w14:textId="77777777" w:rsidR="00EF5AF2" w:rsidRPr="00EF5AF2" w:rsidRDefault="00EF5AF2" w:rsidP="00EF5AF2">
      <w:pPr>
        <w:spacing w:after="0"/>
        <w:rPr>
          <w:lang w:val="en-US"/>
        </w:rPr>
      </w:pPr>
      <w:r w:rsidRPr="00EF5AF2">
        <w:rPr>
          <w:lang w:val="en-US"/>
        </w:rPr>
        <w:t>if __name__ == "__main__":</w:t>
      </w:r>
    </w:p>
    <w:p w14:paraId="150F4E49" w14:textId="77777777" w:rsidR="00EF5AF2" w:rsidRPr="00EF5AF2" w:rsidRDefault="00EF5AF2" w:rsidP="00EF5AF2">
      <w:pPr>
        <w:spacing w:after="0"/>
      </w:pPr>
      <w:r w:rsidRPr="00EF5AF2">
        <w:rPr>
          <w:lang w:val="en-US"/>
        </w:rPr>
        <w:t xml:space="preserve">    </w:t>
      </w:r>
      <w:proofErr w:type="spellStart"/>
      <w:proofErr w:type="gramStart"/>
      <w:r w:rsidRPr="00EF5AF2">
        <w:t>main</w:t>
      </w:r>
      <w:proofErr w:type="spellEnd"/>
      <w:r w:rsidRPr="00EF5AF2">
        <w:t>(</w:t>
      </w:r>
      <w:proofErr w:type="gramEnd"/>
      <w:r w:rsidRPr="00EF5AF2">
        <w:t>)</w:t>
      </w:r>
    </w:p>
    <w:p w14:paraId="1BD7330B" w14:textId="77777777" w:rsidR="00EF5AF2" w:rsidRDefault="00EF5AF2">
      <w:pPr>
        <w:sectPr w:rsidR="00EF5AF2" w:rsidSect="00EF5AF2">
          <w:type w:val="continuous"/>
          <w:pgSz w:w="11906" w:h="16838"/>
          <w:pgMar w:top="1134" w:right="850" w:bottom="1134" w:left="1701" w:header="708" w:footer="708" w:gutter="0"/>
          <w:cols w:num="2" w:sep="1" w:space="709"/>
          <w:docGrid w:linePitch="360"/>
        </w:sectPr>
      </w:pPr>
    </w:p>
    <w:p w14:paraId="2F909EA4" w14:textId="26921C82" w:rsidR="00FB781A" w:rsidRDefault="00FB781A">
      <w:r>
        <w:br w:type="page"/>
      </w:r>
    </w:p>
    <w:p w14:paraId="4E5C7EAB" w14:textId="3ECEB2C0" w:rsidR="00977886" w:rsidRDefault="00FB781A" w:rsidP="00FB781A">
      <w:pPr>
        <w:jc w:val="center"/>
      </w:pPr>
      <w:r>
        <w:lastRenderedPageBreak/>
        <w:t>Контрольные вопросы</w:t>
      </w:r>
    </w:p>
    <w:p w14:paraId="73751717" w14:textId="0C191C33" w:rsidR="00FB781A" w:rsidRPr="00FB781A" w:rsidRDefault="00FB781A" w:rsidP="002F20F3">
      <w:pPr>
        <w:spacing w:before="0" w:after="0" w:line="360" w:lineRule="auto"/>
        <w:ind w:right="0" w:firstLine="709"/>
      </w:pPr>
      <w:r w:rsidRPr="00FB781A">
        <w:t>1. Двойная буферизация работает так: сначала все графические операции выполняются в скрытом буфере в памяти, затем готовый кадр одномоментно копируется на экран. Это устраняет мерцание, так как пользователь видит только полностью отрисованный кадр, а не процесс рисования.</w:t>
      </w:r>
    </w:p>
    <w:p w14:paraId="23C39AB9" w14:textId="7B12677D" w:rsidR="00FB781A" w:rsidRPr="00FB781A" w:rsidRDefault="00FB781A" w:rsidP="002F20F3">
      <w:pPr>
        <w:spacing w:before="0" w:after="0" w:line="360" w:lineRule="auto"/>
        <w:ind w:right="0" w:firstLine="709"/>
      </w:pPr>
      <w:r w:rsidRPr="00FB781A">
        <w:t>2. Относительные радиусы используются для масштабируемости, адаптивности под размер окна, сохранения пропорциональности расстояний и удобства расчетов через базовое значение.</w:t>
      </w:r>
    </w:p>
    <w:p w14:paraId="5CD6693A" w14:textId="3A5B98AF" w:rsidR="00FB781A" w:rsidRPr="00FB781A" w:rsidRDefault="00FB781A" w:rsidP="002F20F3">
      <w:pPr>
        <w:spacing w:before="0" w:after="0" w:line="360" w:lineRule="auto"/>
        <w:ind w:right="0" w:firstLine="709"/>
      </w:pPr>
      <w:r w:rsidRPr="00FB781A">
        <w:t xml:space="preserve">3. Плавность анимации обеспечивается таймером с фиксированным FPS, малым приращением угла в каждом кадре, </w:t>
      </w:r>
      <w:proofErr w:type="spellStart"/>
      <w:r w:rsidRPr="00FB781A">
        <w:t>антиалиасингом</w:t>
      </w:r>
      <w:proofErr w:type="spellEnd"/>
      <w:r w:rsidRPr="00FB781A">
        <w:t xml:space="preserve"> и двойной буферизацией.</w:t>
      </w:r>
    </w:p>
    <w:p w14:paraId="2D3F3997" w14:textId="66FD4857" w:rsidR="00FB781A" w:rsidRPr="00FB781A" w:rsidRDefault="00FB781A" w:rsidP="002F20F3">
      <w:pPr>
        <w:spacing w:before="0" w:after="0" w:line="360" w:lineRule="auto"/>
        <w:ind w:right="0" w:firstLine="709"/>
      </w:pPr>
      <w:r w:rsidRPr="00FB781A">
        <w:t xml:space="preserve">4. Ограничение размера планет реализуется через функцию </w:t>
      </w:r>
      <w:proofErr w:type="spellStart"/>
      <w:r w:rsidRPr="00FB781A">
        <w:t>max</w:t>
      </w:r>
      <w:proofErr w:type="spellEnd"/>
      <w:r w:rsidRPr="00FB781A">
        <w:t xml:space="preserve"> и </w:t>
      </w:r>
      <w:proofErr w:type="spellStart"/>
      <w:r w:rsidRPr="00FB781A">
        <w:t>min</w:t>
      </w:r>
      <w:proofErr w:type="spellEnd"/>
      <w:r w:rsidRPr="00FB781A">
        <w:t xml:space="preserve">: </w:t>
      </w:r>
      <w:proofErr w:type="spellStart"/>
      <w:proofErr w:type="gramStart"/>
      <w:r w:rsidRPr="00FB781A">
        <w:t>max</w:t>
      </w:r>
      <w:proofErr w:type="spellEnd"/>
      <w:r w:rsidRPr="00FB781A">
        <w:t>(</w:t>
      </w:r>
      <w:proofErr w:type="gramEnd"/>
      <w:r w:rsidRPr="00FB781A">
        <w:t xml:space="preserve">4, </w:t>
      </w:r>
      <w:proofErr w:type="spellStart"/>
      <w:r w:rsidRPr="00FB781A">
        <w:t>min</w:t>
      </w:r>
      <w:proofErr w:type="spellEnd"/>
      <w:r w:rsidRPr="00FB781A">
        <w:t>(</w:t>
      </w:r>
      <w:proofErr w:type="spellStart"/>
      <w:r w:rsidRPr="00FB781A">
        <w:t>int</w:t>
      </w:r>
      <w:proofErr w:type="spellEnd"/>
      <w:r w:rsidRPr="00FB781A">
        <w:t>(</w:t>
      </w:r>
      <w:proofErr w:type="spellStart"/>
      <w:r w:rsidRPr="00FB781A">
        <w:t>self.size</w:t>
      </w:r>
      <w:proofErr w:type="spellEnd"/>
      <w:r w:rsidRPr="00FB781A">
        <w:t xml:space="preserve"> * </w:t>
      </w:r>
      <w:proofErr w:type="spellStart"/>
      <w:r w:rsidRPr="00FB781A">
        <w:t>zoom</w:t>
      </w:r>
      <w:proofErr w:type="spellEnd"/>
      <w:r w:rsidRPr="00FB781A">
        <w:t>), 40)), где 4 — минимум, 40 — максимум.</w:t>
      </w:r>
    </w:p>
    <w:p w14:paraId="1AAC3DAE" w14:textId="6D912D72" w:rsidR="00FB781A" w:rsidRPr="00FB781A" w:rsidRDefault="00FB781A" w:rsidP="002F20F3">
      <w:pPr>
        <w:spacing w:before="0" w:after="0" w:line="360" w:lineRule="auto"/>
        <w:ind w:right="0" w:firstLine="709"/>
      </w:pPr>
      <w:r w:rsidRPr="00FB781A">
        <w:t>5. Скорость планет разная по закону Кеплера: чем дальше планета от Солнца, тем слабее гравитационное притяжение и меньше орбитальная скорость для удержания на орбите.</w:t>
      </w:r>
    </w:p>
    <w:sectPr w:rsidR="00FB781A" w:rsidRPr="00FB781A" w:rsidSect="00EF5AF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рослав Беседин">
    <w15:presenceInfo w15:providerId="Windows Live" w15:userId="75976baf17c5c3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4F"/>
    <w:rsid w:val="000A3676"/>
    <w:rsid w:val="0022014F"/>
    <w:rsid w:val="002F20F3"/>
    <w:rsid w:val="00977886"/>
    <w:rsid w:val="00AB3F0E"/>
    <w:rsid w:val="00EF5AF2"/>
    <w:rsid w:val="00FB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748B1"/>
  <w15:chartTrackingRefBased/>
  <w15:docId w15:val="{F62FD6B8-DCB1-4269-A621-25D1C3D1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F5AF2"/>
    <w:pPr>
      <w:spacing w:before="100" w:beforeAutospacing="1" w:after="100" w:afterAutospacing="1"/>
      <w:ind w:right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9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1563</Words>
  <Characters>12072</Characters>
  <Application>Microsoft Office Word</Application>
  <DocSecurity>0</DocSecurity>
  <Lines>464</Lines>
  <Paragraphs>252</Paragraphs>
  <ScaleCrop>false</ScaleCrop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6</cp:revision>
  <dcterms:created xsi:type="dcterms:W3CDTF">2026-02-26T18:26:00Z</dcterms:created>
  <dcterms:modified xsi:type="dcterms:W3CDTF">2026-02-26T18:37:00Z</dcterms:modified>
</cp:coreProperties>
</file>